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45FE" w14:textId="77777777" w:rsidR="007C7BCA" w:rsidRPr="00281A6C" w:rsidRDefault="007C7BCA" w:rsidP="00D03608">
      <w:pPr>
        <w:pStyle w:val="1"/>
      </w:pPr>
      <w:r w:rsidRPr="00281A6C">
        <w:t>Моделювання термодинамічних циклів з навчальними цілями</w:t>
      </w:r>
    </w:p>
    <w:p w14:paraId="70DC0201" w14:textId="77777777" w:rsidR="003A72A7" w:rsidRPr="00281A6C" w:rsidRDefault="003A72A7" w:rsidP="003A72A7">
      <w:pPr>
        <w:rPr>
          <w:b/>
          <w:bCs/>
        </w:rPr>
      </w:pPr>
      <w:r w:rsidRPr="00281A6C">
        <w:rPr>
          <w:b/>
          <w:bCs/>
        </w:rPr>
        <w:t>Мета роботи</w:t>
      </w:r>
    </w:p>
    <w:p w14:paraId="4345CD4F" w14:textId="77777777" w:rsidR="00DB0C81" w:rsidRPr="00281A6C" w:rsidRDefault="003A72A7" w:rsidP="00AD6E5B">
      <w:r w:rsidRPr="00281A6C">
        <w:t xml:space="preserve">Термодинаміка це такий розділ фізики, який супроводжує </w:t>
      </w:r>
      <w:r w:rsidR="00AD6E5B" w:rsidRPr="00281A6C">
        <w:t xml:space="preserve">нас у повсякденному житті. </w:t>
      </w:r>
      <w:r w:rsidR="00DB0C81" w:rsidRPr="00281A6C">
        <w:t xml:space="preserve">З парових машин почалася промислова революція. </w:t>
      </w:r>
      <w:r w:rsidR="00AD6E5B" w:rsidRPr="00281A6C">
        <w:t xml:space="preserve">Термодинамічні цикли одна з основ термодинаміки, яка пояснює принцип роботи двигунів, холодильників, теплових насосів і навіть електростанцій. </w:t>
      </w:r>
    </w:p>
    <w:p w14:paraId="3ABC22E3" w14:textId="3F3B3E97" w:rsidR="00DF1373" w:rsidRPr="00281A6C" w:rsidRDefault="00AD6E5B" w:rsidP="00D1238A">
      <w:r w:rsidRPr="00281A6C">
        <w:t xml:space="preserve">Щоб зрозуміти, як хаотичний рух мікроскопічних часток газу перетворюється у поступальний рух макрооб’єктів і навпаки, треба про це почути, а краще </w:t>
      </w:r>
      <w:r w:rsidR="00DB0C81" w:rsidRPr="00281A6C">
        <w:t xml:space="preserve">– побачити, а ще краще спробувати зробити це </w:t>
      </w:r>
      <w:r w:rsidR="00DF1373" w:rsidRPr="00281A6C">
        <w:t>власноруч</w:t>
      </w:r>
      <w:r w:rsidR="00DB0C81" w:rsidRPr="00281A6C">
        <w:t>.</w:t>
      </w:r>
      <w:r w:rsidRPr="00281A6C">
        <w:t xml:space="preserve"> </w:t>
      </w:r>
      <w:r w:rsidR="008D1698" w:rsidRPr="00281A6C">
        <w:t xml:space="preserve">Останнє побажання можна виконати за допомогою моделювання, </w:t>
      </w:r>
      <w:r w:rsidR="00F27221" w:rsidRPr="00281A6C">
        <w:t xml:space="preserve">але не механічного а комп’ютерного. В роботі пропонуються такі засобі чисельного моделювання, які </w:t>
      </w:r>
      <w:r w:rsidR="00DF1373" w:rsidRPr="00281A6C">
        <w:t xml:space="preserve">доводять, що термодинамічні процеси є похідними від механіки часток. </w:t>
      </w:r>
      <w:r w:rsidR="004B3D32" w:rsidRPr="00281A6C">
        <w:t>Це не лише демонструє учням, як рівняння ідеального газу витікають з законив збереження енергії та імпульсу, але і дозволяє спостерігати нерівноважні явища, які не виникають в моделях, заснованих на законах ідеального газу.</w:t>
      </w:r>
    </w:p>
    <w:p w14:paraId="488317BF" w14:textId="77777777" w:rsidR="00DF1373" w:rsidRPr="00281A6C" w:rsidRDefault="00DF1373" w:rsidP="00D1238A"/>
    <w:p w14:paraId="6B015D8F" w14:textId="034C09B7" w:rsidR="000F7089" w:rsidRPr="00281A6C" w:rsidDel="00C25AEC" w:rsidRDefault="00D1238A" w:rsidP="000F7089">
      <w:pPr>
        <w:rPr>
          <w:moveFrom w:id="0" w:author="Volodymyr Bondariev" w:date="2026-08-18T17:57:00Z" w16du:dateUtc="2026-08-18T14:57:00Z"/>
          <w:b/>
          <w:bCs/>
        </w:rPr>
      </w:pPr>
      <w:moveFromRangeStart w:id="1" w:author="Volodymyr Bondariev" w:date="2026-08-18T17:57:00Z" w:name="move237968258"/>
      <w:moveFrom w:id="2" w:author="Volodymyr Bondariev" w:date="2026-08-18T17:57:00Z" w16du:dateUtc="2026-08-18T14:57:00Z">
        <w:r w:rsidRPr="00414AE7" w:rsidDel="00C25AEC">
          <w:rPr>
            <w:b/>
            <w:bCs/>
          </w:rPr>
          <w:t>Цикли і процеси</w:t>
        </w:r>
      </w:moveFrom>
    </w:p>
    <w:p w14:paraId="2E6F361B" w14:textId="0EBDFEF2" w:rsidR="000F7089" w:rsidRPr="00281A6C" w:rsidDel="00C25AEC" w:rsidRDefault="000F7089" w:rsidP="004F4274">
      <w:pPr>
        <w:rPr>
          <w:moveFrom w:id="3" w:author="Volodymyr Bondariev" w:date="2026-08-18T17:57:00Z" w16du:dateUtc="2026-08-18T14:57:00Z"/>
        </w:rPr>
      </w:pPr>
      <w:moveFrom w:id="4" w:author="Volodymyr Bondariev" w:date="2026-08-18T17:57:00Z" w16du:dateUtc="2026-08-18T14:57:00Z">
        <w:r w:rsidRPr="00281A6C" w:rsidDel="00C25AEC">
          <w:t xml:space="preserve">Ті </w:t>
        </w:r>
        <w:r w:rsidR="004F4274" w:rsidRPr="00281A6C" w:rsidDel="00C25AEC">
          <w:t>явища</w:t>
        </w:r>
        <w:r w:rsidRPr="00281A6C" w:rsidDel="00C25AEC">
          <w:t>, які складають основу нашого життя, циклічні – щоб бути корисним, двигун повинен працювати довго</w:t>
        </w:r>
        <w:r w:rsidR="004F4274" w:rsidRPr="00281A6C" w:rsidDel="00C25AEC">
          <w:t>, а не робити лише один оберт</w:t>
        </w:r>
        <w:r w:rsidRPr="00281A6C" w:rsidDel="00C25AEC">
          <w:t>. В</w:t>
        </w:r>
        <w:r w:rsidR="004F4274" w:rsidRPr="00281A6C" w:rsidDel="00C25AEC">
          <w:t>тім в</w:t>
        </w:r>
        <w:r w:rsidRPr="00281A6C" w:rsidDel="00C25AEC">
          <w:t xml:space="preserve"> циклі мо</w:t>
        </w:r>
        <w:r w:rsidR="004F4274" w:rsidRPr="00281A6C" w:rsidDel="00C25AEC">
          <w:t xml:space="preserve">жна виділити окремі ділянки, коли параметри системи змінюються монотонно. Стратегія моделювання полягає в тому, що ми створимо моделі певної кількості таких ділянок, а вже з них </w:t>
        </w:r>
        <w:r w:rsidR="00D1238A" w:rsidRPr="00281A6C" w:rsidDel="00C25AEC">
          <w:t>можна</w:t>
        </w:r>
        <w:r w:rsidR="004F4274" w:rsidRPr="00281A6C" w:rsidDel="00C25AEC">
          <w:t xml:space="preserve"> складати моделі циклів (далі будемо називати ділянки монотонної зміни параметрів процесами).  </w:t>
        </w:r>
      </w:moveFrom>
    </w:p>
    <w:moveFromRangeEnd w:id="1"/>
    <w:p w14:paraId="7B7B66B9" w14:textId="77777777" w:rsidR="00D1238A" w:rsidRPr="00281A6C" w:rsidRDefault="00D1238A" w:rsidP="00D1238A">
      <w:pPr>
        <w:rPr>
          <w:b/>
          <w:bCs/>
        </w:rPr>
      </w:pPr>
      <w:r w:rsidRPr="00281A6C">
        <w:rPr>
          <w:b/>
          <w:bCs/>
        </w:rPr>
        <w:t>Схема моделі</w:t>
      </w:r>
    </w:p>
    <w:p w14:paraId="4820BAE5" w14:textId="3F128FB2" w:rsidR="00D1238A" w:rsidRPr="00281A6C" w:rsidRDefault="00D1238A" w:rsidP="00D1238A">
      <w:r w:rsidRPr="00281A6C">
        <w:t xml:space="preserve">Для моделювання термодинамічних процесів </w:t>
      </w:r>
      <w:r w:rsidR="004B3D32" w:rsidRPr="00281A6C">
        <w:t>використаємо</w:t>
      </w:r>
      <w:r w:rsidRPr="00281A6C">
        <w:t xml:space="preserve"> сосуд із поршнем, робоче тіло</w:t>
      </w:r>
      <w:r w:rsidR="004B3D32" w:rsidRPr="00281A6C">
        <w:t xml:space="preserve">, прилад для </w:t>
      </w:r>
      <w:r w:rsidRPr="00281A6C">
        <w:t>нагріва</w:t>
      </w:r>
      <w:r w:rsidR="004B3D32" w:rsidRPr="00281A6C">
        <w:t>ння або</w:t>
      </w:r>
      <w:r w:rsidRPr="00281A6C">
        <w:t xml:space="preserve"> охолодж</w:t>
      </w:r>
      <w:r w:rsidR="004B3D32" w:rsidRPr="00281A6C">
        <w:t>ення</w:t>
      </w:r>
      <w:r w:rsidRPr="00281A6C">
        <w:t xml:space="preserve"> робочого тіла і </w:t>
      </w:r>
      <w:del w:id="5" w:author="Volodymyr Bondariev" w:date="2026-08-18T17:47:00Z" w16du:dateUtc="2026-08-18T14:47:00Z">
        <w:r w:rsidRPr="00281A6C" w:rsidDel="00C45E0A">
          <w:delText>сила</w:delText>
        </w:r>
      </w:del>
      <w:r w:rsidR="00C45E0A" w:rsidRPr="00281A6C">
        <w:t>силу</w:t>
      </w:r>
      <w:r w:rsidRPr="00281A6C">
        <w:t xml:space="preserve">, яка діє на поршень ззовні (рис 1). </w:t>
      </w:r>
    </w:p>
    <w:p w14:paraId="2AAECE6A" w14:textId="7F9F5749" w:rsidR="00D1238A" w:rsidRPr="00281A6C" w:rsidRDefault="004B3D32" w:rsidP="00D1238A">
      <w:r w:rsidRPr="00281A6C">
        <w:t xml:space="preserve">Роль </w:t>
      </w:r>
      <w:r w:rsidR="00D1238A" w:rsidRPr="00281A6C">
        <w:t xml:space="preserve">робочого тіла </w:t>
      </w:r>
      <w:r w:rsidRPr="00281A6C">
        <w:t>відіграє</w:t>
      </w:r>
      <w:r w:rsidR="00D1238A" w:rsidRPr="00281A6C">
        <w:t xml:space="preserve"> ідеальний газ – велик</w:t>
      </w:r>
      <w:r w:rsidRPr="00281A6C">
        <w:t>а</w:t>
      </w:r>
      <w:r w:rsidR="00D1238A" w:rsidRPr="00281A6C">
        <w:t xml:space="preserve"> кількість малих за розміром і масою </w:t>
      </w:r>
      <w:r w:rsidRPr="00281A6C">
        <w:t xml:space="preserve">абсолютно </w:t>
      </w:r>
      <w:r w:rsidR="00D1238A" w:rsidRPr="00281A6C">
        <w:t>твердих куль. Кулі рухаються за законами механіки, стикаються між собою, з</w:t>
      </w:r>
      <w:ins w:id="6" w:author="Volodymyr Bondariev" w:date="2026-08-18T17:50:00Z" w16du:dateUtc="2026-08-18T14:50:00Z">
        <w:r w:rsidR="00C25AEC" w:rsidRPr="00281A6C">
          <w:rPr>
            <w:rPrChange w:id="7" w:author="Volodymyr Bondariev" w:date="2026-08-20T12:55:00Z" w16du:dateUtc="2026-08-20T09:55:00Z">
              <w:rPr>
                <w:lang w:val="en-US"/>
              </w:rPr>
            </w:rPrChange>
          </w:rPr>
          <w:t xml:space="preserve"> </w:t>
        </w:r>
        <w:r w:rsidR="00C25AEC" w:rsidRPr="00281A6C">
          <w:t>нерухомими</w:t>
        </w:r>
      </w:ins>
      <w:del w:id="8" w:author="Volodymyr Bondariev" w:date="2026-08-18T17:50:00Z" w16du:dateUtc="2026-08-18T14:50:00Z">
        <w:r w:rsidR="00D1238A" w:rsidRPr="00281A6C" w:rsidDel="00C25AEC">
          <w:delText>і</w:delText>
        </w:r>
      </w:del>
      <w:r w:rsidR="00D1238A" w:rsidRPr="00281A6C">
        <w:t xml:space="preserve"> стінками сосуду і з </w:t>
      </w:r>
      <w:del w:id="9" w:author="Volodymyr Bondariev" w:date="2026-08-18T17:51:00Z" w16du:dateUtc="2026-08-18T14:51:00Z">
        <w:r w:rsidR="00D1238A" w:rsidRPr="00281A6C" w:rsidDel="00C25AEC">
          <w:delText xml:space="preserve">рухливим </w:delText>
        </w:r>
      </w:del>
      <w:ins w:id="10" w:author="Volodymyr Bondariev" w:date="2026-08-18T17:51:00Z" w16du:dateUtc="2026-08-18T14:51:00Z">
        <w:r w:rsidR="00C25AEC" w:rsidRPr="00281A6C">
          <w:t xml:space="preserve">рухомим </w:t>
        </w:r>
      </w:ins>
      <w:r w:rsidR="00D1238A" w:rsidRPr="00281A6C">
        <w:t xml:space="preserve">поршнем і </w:t>
      </w:r>
      <w:del w:id="11" w:author="Volodymyr Bondariev" w:date="2026-08-18T17:54:00Z" w16du:dateUtc="2026-08-18T14:54:00Z">
        <w:r w:rsidR="00D1238A" w:rsidRPr="00281A6C" w:rsidDel="00C25AEC">
          <w:delText>своїм рухом</w:delText>
        </w:r>
      </w:del>
      <w:ins w:id="12" w:author="Volodymyr Bondariev" w:date="2026-08-18T17:54:00Z" w16du:dateUtc="2026-08-18T14:54:00Z">
        <w:r w:rsidR="00C25AEC" w:rsidRPr="00281A6C">
          <w:t>таким чином</w:t>
        </w:r>
      </w:ins>
      <w:r w:rsidR="00D1238A" w:rsidRPr="00281A6C">
        <w:t xml:space="preserve"> спричиняють тиск. </w:t>
      </w:r>
    </w:p>
    <w:p w14:paraId="0F318F94" w14:textId="77777777" w:rsidR="00D1238A" w:rsidRPr="00281A6C" w:rsidRDefault="00D1238A" w:rsidP="00D1238A">
      <w:r w:rsidRPr="00281A6C">
        <w:t xml:space="preserve">Нагрівач и охолоджувач це «прилад», який займає прямокутну ділянку простору. Кожна частка газу, яка знаходиться в межах цієї ділянки, збільшує (нагрівання) або зменшує (охолодження) модуль своєї швидкості. Енергія, передана чи забрана від кожної частки робочого тіла, ретельно враховується приладом. </w:t>
      </w:r>
    </w:p>
    <w:p w14:paraId="5A05DBCC" w14:textId="5CCFF3B1" w:rsidR="00D1238A" w:rsidRPr="00281A6C" w:rsidRDefault="00D1238A" w:rsidP="008C2BAA">
      <w:r w:rsidRPr="00281A6C">
        <w:t xml:space="preserve">Джерелом зовнішньої сили буде вантаж, який </w:t>
      </w:r>
      <w:del w:id="13" w:author="Volodymyr Bondariev" w:date="2026-08-18T17:55:00Z" w16du:dateUtc="2026-08-18T14:55:00Z">
        <w:r w:rsidRPr="00281A6C" w:rsidDel="00C25AEC">
          <w:delText xml:space="preserve">стоїть </w:delText>
        </w:r>
      </w:del>
      <w:ins w:id="14" w:author="Volodymyr Bondariev" w:date="2026-08-18T17:55:00Z" w16du:dateUtc="2026-08-18T14:55:00Z">
        <w:r w:rsidR="00C25AEC" w:rsidRPr="00281A6C">
          <w:t xml:space="preserve">знаходиться </w:t>
        </w:r>
      </w:ins>
      <w:r w:rsidRPr="00281A6C">
        <w:t>на поршні і завдяки «тяжінню» протидіє силі внутрішнього тиску.</w:t>
      </w:r>
    </w:p>
    <w:p w14:paraId="2DCE07D6" w14:textId="77777777" w:rsidR="00D1238A" w:rsidRPr="00281A6C" w:rsidRDefault="00D1238A" w:rsidP="00D1238A">
      <w:r w:rsidRPr="00281A6C">
        <w:t>Всі процеси розвиваються в дискретному часі.</w:t>
      </w:r>
    </w:p>
    <w:p w14:paraId="540F77B4" w14:textId="1342E619" w:rsidR="00D1238A" w:rsidRPr="00281A6C" w:rsidRDefault="00D1238A" w:rsidP="00551A31">
      <w:pPr>
        <w:rPr>
          <w:ins w:id="15" w:author="Volodymyr Bondariev" w:date="2026-08-18T17:57:00Z" w16du:dateUtc="2026-08-18T14:57:00Z"/>
        </w:rPr>
      </w:pPr>
      <w:r w:rsidRPr="00281A6C">
        <w:t>Модельний простір двовимірний, це</w:t>
      </w:r>
      <w:r w:rsidR="00551A31" w:rsidRPr="00281A6C">
        <w:rPr>
          <w:rPrChange w:id="16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="00551A31" w:rsidRPr="00281A6C">
        <w:t xml:space="preserve">зменшує кількість ступенів свободи часток ідеального газу з 3 до 2 і </w:t>
      </w:r>
      <w:del w:id="17" w:author="Volodymyr Bondariev" w:date="2026-08-18T17:56:00Z" w16du:dateUtc="2026-08-18T14:56:00Z">
        <w:r w:rsidR="00551A31" w:rsidRPr="00281A6C" w:rsidDel="00C25AEC">
          <w:delText>не впливає на інші</w:delText>
        </w:r>
      </w:del>
      <w:ins w:id="18" w:author="Volodymyr Bondariev" w:date="2026-08-18T17:56:00Z" w16du:dateUtc="2026-08-18T14:56:00Z">
        <w:r w:rsidR="00C25AEC" w:rsidRPr="00281A6C">
          <w:t>що враховується в</w:t>
        </w:r>
      </w:ins>
      <w:r w:rsidR="00551A31" w:rsidRPr="00281A6C">
        <w:t xml:space="preserve"> газов</w:t>
      </w:r>
      <w:ins w:id="19" w:author="Volodymyr Bondariev" w:date="2026-08-18T17:56:00Z" w16du:dateUtc="2026-08-18T14:56:00Z">
        <w:r w:rsidR="00C25AEC" w:rsidRPr="00281A6C">
          <w:t>их</w:t>
        </w:r>
      </w:ins>
      <w:del w:id="20" w:author="Volodymyr Bondariev" w:date="2026-08-18T17:56:00Z" w16du:dateUtc="2026-08-18T14:56:00Z">
        <w:r w:rsidR="00551A31" w:rsidRPr="00281A6C" w:rsidDel="00C25AEC">
          <w:delText>і</w:delText>
        </w:r>
      </w:del>
      <w:r w:rsidR="00551A31" w:rsidRPr="00281A6C">
        <w:t xml:space="preserve"> закон</w:t>
      </w:r>
      <w:ins w:id="21" w:author="Volodymyr Bondariev" w:date="2026-08-18T17:57:00Z" w16du:dateUtc="2026-08-18T14:57:00Z">
        <w:r w:rsidR="00C25AEC" w:rsidRPr="00281A6C">
          <w:t>ах</w:t>
        </w:r>
      </w:ins>
      <w:del w:id="22" w:author="Volodymyr Bondariev" w:date="2026-08-18T17:57:00Z" w16du:dateUtc="2026-08-18T14:57:00Z">
        <w:r w:rsidR="00551A31" w:rsidRPr="00281A6C" w:rsidDel="00C25AEC">
          <w:delText>и</w:delText>
        </w:r>
      </w:del>
      <w:r w:rsidR="00551A31" w:rsidRPr="00281A6C">
        <w:t>, яким підкорюється модель.</w:t>
      </w:r>
    </w:p>
    <w:p w14:paraId="7EB5B66C" w14:textId="77777777" w:rsidR="00C25AEC" w:rsidRPr="00281A6C" w:rsidRDefault="00C25AEC" w:rsidP="00C25AEC">
      <w:pPr>
        <w:rPr>
          <w:moveTo w:id="23" w:author="Volodymyr Bondariev" w:date="2026-08-18T17:57:00Z" w16du:dateUtc="2026-08-18T14:57:00Z"/>
          <w:b/>
          <w:bCs/>
        </w:rPr>
      </w:pPr>
      <w:moveToRangeStart w:id="24" w:author="Volodymyr Bondariev" w:date="2026-08-18T17:57:00Z" w:name="move237968258"/>
      <w:moveTo w:id="25" w:author="Volodymyr Bondariev" w:date="2026-08-18T17:57:00Z" w16du:dateUtc="2026-08-18T14:57:00Z">
        <w:r w:rsidRPr="00281A6C">
          <w:rPr>
            <w:b/>
            <w:bCs/>
          </w:rPr>
          <w:t>Цикли і процеси</w:t>
        </w:r>
      </w:moveTo>
    </w:p>
    <w:p w14:paraId="1C24583B" w14:textId="7A6D47BF" w:rsidR="00C25AEC" w:rsidRPr="00281A6C" w:rsidDel="00C25AEC" w:rsidRDefault="00C25AEC">
      <w:pPr>
        <w:ind w:firstLine="708"/>
        <w:rPr>
          <w:del w:id="26" w:author="Volodymyr Bondariev" w:date="2026-08-18T17:57:00Z" w16du:dateUtc="2026-08-18T14:57:00Z"/>
          <w:moveTo w:id="27" w:author="Volodymyr Bondariev" w:date="2026-08-18T17:57:00Z" w16du:dateUtc="2026-08-18T14:57:00Z"/>
        </w:rPr>
        <w:pPrChange w:id="28" w:author="Volodymyr Bondariev" w:date="2026-08-18T17:57:00Z" w16du:dateUtc="2026-08-18T14:57:00Z">
          <w:pPr/>
        </w:pPrChange>
      </w:pPr>
      <w:ins w:id="29" w:author="Volodymyr Bondariev" w:date="2026-08-18T17:58:00Z" w16du:dateUtc="2026-08-18T14:58:00Z">
        <w:r w:rsidRPr="00281A6C">
          <w:t>Більшість я</w:t>
        </w:r>
      </w:ins>
      <w:moveTo w:id="30" w:author="Volodymyr Bondariev" w:date="2026-08-18T17:57:00Z" w16du:dateUtc="2026-08-18T14:57:00Z">
        <w:del w:id="31" w:author="Volodymyr Bondariev" w:date="2026-08-18T17:57:00Z" w16du:dateUtc="2026-08-18T14:57:00Z">
          <w:r w:rsidRPr="00281A6C" w:rsidDel="00C25AEC">
            <w:delText>Ті я</w:delText>
          </w:r>
        </w:del>
        <w:r w:rsidRPr="00281A6C">
          <w:t>вищ</w:t>
        </w:r>
        <w:del w:id="32" w:author="Volodymyr Bondariev" w:date="2026-08-18T17:58:00Z" w16du:dateUtc="2026-08-18T14:58:00Z">
          <w:r w:rsidRPr="00281A6C" w:rsidDel="00C25AEC">
            <w:delText>а</w:delText>
          </w:r>
        </w:del>
        <w:r w:rsidRPr="00281A6C">
          <w:t>, які складають основу нашого життя, циклічні – щоб бути корисним, двигун повинен працювати довго, а не робити лише один оберт. Втім в циклі можна виділити окремі ділянки, коли параметри системи змінюються монотонно. Стратегія моделювання полягає в тому, що</w:t>
        </w:r>
      </w:moveTo>
      <w:ins w:id="33" w:author="Volodymyr Bondariev" w:date="2026-08-18T19:48:00Z" w16du:dateUtc="2026-08-18T16:48:00Z">
        <w:r w:rsidR="003B52C5" w:rsidRPr="00281A6C">
          <w:t>б</w:t>
        </w:r>
      </w:ins>
      <w:moveTo w:id="34" w:author="Volodymyr Bondariev" w:date="2026-08-18T17:57:00Z" w16du:dateUtc="2026-08-18T14:57:00Z">
        <w:r w:rsidRPr="00281A6C">
          <w:t xml:space="preserve"> </w:t>
        </w:r>
        <w:del w:id="35" w:author="Volodymyr Bondariev" w:date="2026-08-18T19:49:00Z" w16du:dateUtc="2026-08-18T16:49:00Z">
          <w:r w:rsidRPr="00281A6C" w:rsidDel="003B52C5">
            <w:delText xml:space="preserve">ми </w:delText>
          </w:r>
        </w:del>
        <w:r w:rsidRPr="00281A6C">
          <w:t xml:space="preserve">створимо моделі певної кількості таких ділянок, а вже з них можна складати </w:t>
        </w:r>
        <w:del w:id="36" w:author="Volodymyr Bondariev" w:date="2026-08-18T19:49:00Z" w16du:dateUtc="2026-08-18T16:49:00Z">
          <w:r w:rsidRPr="00281A6C" w:rsidDel="003B52C5">
            <w:delText xml:space="preserve">моделі </w:delText>
          </w:r>
        </w:del>
        <w:r w:rsidRPr="00281A6C">
          <w:t>цикл</w:t>
        </w:r>
        <w:del w:id="37" w:author="Volodymyr Bondariev" w:date="2026-08-18T19:49:00Z" w16du:dateUtc="2026-08-18T16:49:00Z">
          <w:r w:rsidRPr="00281A6C" w:rsidDel="003B52C5">
            <w:delText>ів</w:delText>
          </w:r>
        </w:del>
      </w:moveTo>
      <w:ins w:id="38" w:author="Volodymyr Bondariev" w:date="2026-08-18T19:49:00Z" w16du:dateUtc="2026-08-18T16:49:00Z">
        <w:r w:rsidR="003B52C5" w:rsidRPr="00281A6C">
          <w:t>и</w:t>
        </w:r>
      </w:ins>
      <w:moveTo w:id="39" w:author="Volodymyr Bondariev" w:date="2026-08-18T17:57:00Z" w16du:dateUtc="2026-08-18T14:57:00Z">
        <w:r w:rsidRPr="00281A6C">
          <w:t xml:space="preserve"> (далі будемо називати ділянки монотонної зміни параметрів процесами).  </w:t>
        </w:r>
      </w:moveTo>
    </w:p>
    <w:moveToRangeEnd w:id="24"/>
    <w:p w14:paraId="69D5C638" w14:textId="77777777" w:rsidR="00C25AEC" w:rsidRPr="00281A6C" w:rsidDel="00C25AEC" w:rsidRDefault="00C25AEC">
      <w:pPr>
        <w:ind w:firstLine="708"/>
        <w:rPr>
          <w:del w:id="40" w:author="Volodymyr Bondariev" w:date="2026-08-18T17:57:00Z" w16du:dateUtc="2026-08-18T14:57:00Z"/>
        </w:rPr>
        <w:pPrChange w:id="41" w:author="Volodymyr Bondariev" w:date="2026-08-18T17:57:00Z" w16du:dateUtc="2026-08-18T14:57:00Z">
          <w:pPr/>
        </w:pPrChange>
      </w:pPr>
    </w:p>
    <w:p w14:paraId="707021DC" w14:textId="77777777" w:rsidR="00D1238A" w:rsidRPr="00281A6C" w:rsidRDefault="00D1238A">
      <w:pPr>
        <w:ind w:firstLine="708"/>
        <w:pPrChange w:id="42" w:author="Volodymyr Bondariev" w:date="2026-08-18T17:57:00Z" w16du:dateUtc="2026-08-18T14:57:00Z">
          <w:pPr/>
        </w:pPrChange>
      </w:pPr>
    </w:p>
    <w:p w14:paraId="18CFDD3A" w14:textId="77777777" w:rsidR="00D1238A" w:rsidRPr="00281A6C" w:rsidRDefault="00D1238A" w:rsidP="004F4274">
      <w:pPr>
        <w:rPr>
          <w:b/>
          <w:bCs/>
        </w:rPr>
      </w:pPr>
      <w:r w:rsidRPr="00281A6C">
        <w:rPr>
          <w:b/>
          <w:bCs/>
        </w:rPr>
        <w:t>Моделювання термодинамічних процесів</w:t>
      </w:r>
    </w:p>
    <w:p w14:paraId="146FEF5A" w14:textId="77777777" w:rsidR="00551A31" w:rsidRPr="00281A6C" w:rsidRDefault="008C2BAA" w:rsidP="004F4274">
      <w:r w:rsidRPr="00281A6C">
        <w:t xml:space="preserve">Нагадаємо, що в основі моделі лежить велика кількість малих часток, нерухливі і рухливі перешкоди з відрізків прямих ліній. </w:t>
      </w:r>
      <w:r w:rsidR="00551A31" w:rsidRPr="00281A6C">
        <w:t xml:space="preserve">Саме з таких перешкод будується двовимірний сосуд із поршнем, під яким знаходяться частки газу. </w:t>
      </w:r>
    </w:p>
    <w:p w14:paraId="710EA583" w14:textId="7E545F2B" w:rsidR="008C2BAA" w:rsidRPr="00281A6C" w:rsidRDefault="008C2BAA" w:rsidP="004F4274">
      <w:r w:rsidRPr="00281A6C">
        <w:t xml:space="preserve">Еволюція моделі відбувається в дискретному часі, на кожному такті часу робиться обчислення, яке </w:t>
      </w:r>
      <w:r w:rsidR="00551A31" w:rsidRPr="00281A6C">
        <w:t>вираховує</w:t>
      </w:r>
      <w:r w:rsidRPr="00281A6C">
        <w:t xml:space="preserve"> наступній стан моделі </w:t>
      </w:r>
      <w:r w:rsidR="00551A31" w:rsidRPr="00281A6C">
        <w:t>і</w:t>
      </w:r>
      <w:r w:rsidRPr="00281A6C">
        <w:t xml:space="preserve">з попереднього. Якщо позначити таке обчислення словом </w:t>
      </w:r>
      <w:r w:rsidR="00C227A0" w:rsidRPr="00281A6C">
        <w:t>«крок»</w:t>
      </w:r>
      <w:r w:rsidRPr="00281A6C">
        <w:t xml:space="preserve">, то алгоритм еволюції виглядає як нескінченний цикл.   </w:t>
      </w:r>
    </w:p>
    <w:p w14:paraId="126E9D5C" w14:textId="1F6EF5C4" w:rsidR="008C2BAA" w:rsidRPr="00281A6C" w:rsidRDefault="008C2BAA" w:rsidP="008C2BAA">
      <w:pPr>
        <w:rPr>
          <w:i/>
          <w:iCs/>
        </w:rPr>
      </w:pPr>
      <w:proofErr w:type="spellStart"/>
      <w:r w:rsidRPr="00281A6C">
        <w:rPr>
          <w:i/>
          <w:iCs/>
        </w:rPr>
        <w:lastRenderedPageBreak/>
        <w:t>while</w:t>
      </w:r>
      <w:proofErr w:type="spellEnd"/>
      <w:r w:rsidRPr="00281A6C">
        <w:rPr>
          <w:i/>
          <w:iCs/>
        </w:rPr>
        <w:t xml:space="preserve"> (</w:t>
      </w:r>
      <w:proofErr w:type="spellStart"/>
      <w:r w:rsidRPr="00281A6C">
        <w:rPr>
          <w:i/>
          <w:iCs/>
        </w:rPr>
        <w:t>true</w:t>
      </w:r>
      <w:proofErr w:type="spellEnd"/>
      <w:r w:rsidRPr="00281A6C">
        <w:rPr>
          <w:i/>
          <w:iCs/>
        </w:rPr>
        <w:t>) {</w:t>
      </w:r>
    </w:p>
    <w:p w14:paraId="00EC77FA" w14:textId="3ED44590" w:rsidR="008C2BAA" w:rsidRPr="00281A6C" w:rsidRDefault="008C2BAA" w:rsidP="008C2BAA">
      <w:pPr>
        <w:rPr>
          <w:i/>
          <w:iCs/>
        </w:rPr>
      </w:pPr>
      <w:r w:rsidRPr="00281A6C">
        <w:rPr>
          <w:i/>
          <w:iCs/>
        </w:rPr>
        <w:t xml:space="preserve">    </w:t>
      </w:r>
      <w:r w:rsidR="00C227A0" w:rsidRPr="00281A6C">
        <w:rPr>
          <w:i/>
          <w:iCs/>
        </w:rPr>
        <w:t>крок</w:t>
      </w:r>
    </w:p>
    <w:p w14:paraId="1C8AE6D7" w14:textId="17C6984E" w:rsidR="008C2BAA" w:rsidRPr="00281A6C" w:rsidRDefault="008C2BAA" w:rsidP="008C2BAA">
      <w:pPr>
        <w:rPr>
          <w:i/>
          <w:iCs/>
        </w:rPr>
      </w:pPr>
      <w:r w:rsidRPr="00281A6C">
        <w:rPr>
          <w:i/>
          <w:iCs/>
        </w:rPr>
        <w:t>}</w:t>
      </w:r>
    </w:p>
    <w:p w14:paraId="3229112D" w14:textId="53F305C5" w:rsidR="008C2BAA" w:rsidRPr="00281A6C" w:rsidRDefault="008C2BAA" w:rsidP="008C2BAA">
      <w:r w:rsidRPr="00281A6C">
        <w:t xml:space="preserve">Загальний принцип моделювання процесу полягає в тому, що формулюється умова, за якої процес продовжується і визначається алгоритм </w:t>
      </w:r>
      <w:del w:id="43" w:author="Volodymyr Bondariev" w:date="2026-08-18T19:50:00Z" w16du:dateUtc="2026-08-18T16:50:00Z">
        <w:r w:rsidRPr="00281A6C" w:rsidDel="003B52C5">
          <w:delText>впливу на</w:delText>
        </w:r>
      </w:del>
      <w:ins w:id="44" w:author="Volodymyr Bondariev" w:date="2026-08-18T19:50:00Z" w16du:dateUtc="2026-08-18T16:50:00Z">
        <w:r w:rsidR="003B52C5" w:rsidRPr="00281A6C">
          <w:t>зміни</w:t>
        </w:r>
      </w:ins>
      <w:r w:rsidRPr="00281A6C">
        <w:t xml:space="preserve"> </w:t>
      </w:r>
      <w:del w:id="45" w:author="Volodymyr Bondariev" w:date="2026-08-18T19:50:00Z" w16du:dateUtc="2026-08-18T16:50:00Z">
        <w:r w:rsidRPr="00281A6C" w:rsidDel="003B52C5">
          <w:delText xml:space="preserve">параметри </w:delText>
        </w:r>
      </w:del>
      <w:ins w:id="46" w:author="Volodymyr Bondariev" w:date="2026-08-18T19:50:00Z" w16du:dateUtc="2026-08-18T16:50:00Z">
        <w:r w:rsidR="003B52C5" w:rsidRPr="00281A6C">
          <w:t xml:space="preserve">параметрів </w:t>
        </w:r>
      </w:ins>
      <w:r w:rsidRPr="00281A6C">
        <w:t xml:space="preserve">моделі в </w:t>
      </w:r>
      <w:r w:rsidR="00551A31" w:rsidRPr="00281A6C">
        <w:t>кожен</w:t>
      </w:r>
      <w:r w:rsidRPr="00281A6C">
        <w:t xml:space="preserve"> момент дискретного часу. Якщо позначити умову словом</w:t>
      </w:r>
      <w:r w:rsidR="00C227A0" w:rsidRPr="00281A6C">
        <w:t xml:space="preserve"> «умова»</w:t>
      </w:r>
      <w:r w:rsidRPr="00281A6C">
        <w:t xml:space="preserve">, а </w:t>
      </w:r>
      <w:del w:id="47" w:author="Volodymyr Bondariev" w:date="2026-08-18T19:51:00Z" w16du:dateUtc="2026-08-18T16:51:00Z">
        <w:r w:rsidRPr="00281A6C" w:rsidDel="003B52C5">
          <w:delText>вплив на параметри</w:delText>
        </w:r>
      </w:del>
      <w:ins w:id="48" w:author="Volodymyr Bondariev" w:date="2026-08-18T19:51:00Z" w16du:dateUtc="2026-08-18T16:51:00Z">
        <w:r w:rsidR="003B52C5" w:rsidRPr="00281A6C">
          <w:t xml:space="preserve"> алгоритм зміни параметрів</w:t>
        </w:r>
      </w:ins>
      <w:r w:rsidRPr="00281A6C">
        <w:t xml:space="preserve"> словом</w:t>
      </w:r>
      <w:r w:rsidR="00C227A0" w:rsidRPr="00281A6C">
        <w:t xml:space="preserve"> «дія»</w:t>
      </w:r>
      <w:r w:rsidRPr="00281A6C">
        <w:t>, то алгоритм процесу виглядає так.</w:t>
      </w:r>
    </w:p>
    <w:p w14:paraId="2D07FC3E" w14:textId="27A032D5" w:rsidR="008C2BAA" w:rsidRPr="00281A6C" w:rsidRDefault="008C2BAA" w:rsidP="008C2BAA">
      <w:pPr>
        <w:rPr>
          <w:i/>
          <w:iCs/>
        </w:rPr>
      </w:pPr>
      <w:proofErr w:type="spellStart"/>
      <w:r w:rsidRPr="00281A6C">
        <w:rPr>
          <w:i/>
          <w:iCs/>
        </w:rPr>
        <w:t>while</w:t>
      </w:r>
      <w:proofErr w:type="spellEnd"/>
      <w:r w:rsidRPr="00281A6C">
        <w:rPr>
          <w:i/>
          <w:iCs/>
        </w:rPr>
        <w:t xml:space="preserve"> (</w:t>
      </w:r>
      <w:r w:rsidR="00C227A0" w:rsidRPr="00281A6C">
        <w:rPr>
          <w:i/>
          <w:iCs/>
        </w:rPr>
        <w:t>умова</w:t>
      </w:r>
      <w:r w:rsidRPr="00281A6C">
        <w:rPr>
          <w:i/>
          <w:iCs/>
        </w:rPr>
        <w:t>) {</w:t>
      </w:r>
    </w:p>
    <w:p w14:paraId="25E5C19F" w14:textId="69920F07" w:rsidR="008C2BAA" w:rsidRPr="00281A6C" w:rsidRDefault="008C2BAA" w:rsidP="008C2BAA">
      <w:pPr>
        <w:rPr>
          <w:i/>
          <w:iCs/>
        </w:rPr>
      </w:pPr>
      <w:r w:rsidRPr="00281A6C">
        <w:rPr>
          <w:i/>
          <w:iCs/>
        </w:rPr>
        <w:t xml:space="preserve">    </w:t>
      </w:r>
      <w:r w:rsidR="00C227A0" w:rsidRPr="00281A6C">
        <w:rPr>
          <w:i/>
          <w:iCs/>
        </w:rPr>
        <w:t>дія</w:t>
      </w:r>
    </w:p>
    <w:p w14:paraId="2664A56D" w14:textId="0EC069B1" w:rsidR="008C2BAA" w:rsidRPr="00281A6C" w:rsidRDefault="008C2BAA" w:rsidP="008C2BAA">
      <w:pPr>
        <w:rPr>
          <w:i/>
          <w:iCs/>
        </w:rPr>
      </w:pPr>
      <w:r w:rsidRPr="00281A6C">
        <w:rPr>
          <w:i/>
          <w:iCs/>
        </w:rPr>
        <w:t xml:space="preserve">    </w:t>
      </w:r>
      <w:r w:rsidR="00C227A0" w:rsidRPr="00281A6C">
        <w:rPr>
          <w:i/>
          <w:iCs/>
        </w:rPr>
        <w:t>крок</w:t>
      </w:r>
      <w:r w:rsidRPr="00281A6C">
        <w:rPr>
          <w:i/>
          <w:iCs/>
        </w:rPr>
        <w:t xml:space="preserve"> </w:t>
      </w:r>
    </w:p>
    <w:p w14:paraId="1BBCB99A" w14:textId="0BEDC851" w:rsidR="008C2BAA" w:rsidRPr="00281A6C" w:rsidRDefault="008C2BAA" w:rsidP="008C2BAA">
      <w:pPr>
        <w:rPr>
          <w:i/>
          <w:iCs/>
        </w:rPr>
      </w:pPr>
      <w:r w:rsidRPr="00281A6C">
        <w:rPr>
          <w:i/>
          <w:iCs/>
        </w:rPr>
        <w:t>}</w:t>
      </w:r>
    </w:p>
    <w:p w14:paraId="66BC7764" w14:textId="6A48C225" w:rsidR="00EE6D27" w:rsidRPr="00281A6C" w:rsidRDefault="00EE6D27" w:rsidP="008C2BAA">
      <w:r w:rsidRPr="00281A6C">
        <w:t xml:space="preserve">Умовою може бути досягнення певним параметром процесу встановленої межі. Основні параметри ідеального газу це температура, об’єм, тиск, </w:t>
      </w:r>
      <w:r w:rsidR="007402A2" w:rsidRPr="00281A6C">
        <w:t>кількість речовини</w:t>
      </w:r>
      <w:r w:rsidRPr="00281A6C">
        <w:t>.</w:t>
      </w:r>
      <w:r w:rsidR="005D7181" w:rsidRPr="00281A6C">
        <w:t xml:space="preserve"> Для формулювання умови можна обирати будь-який параметр з тих, що змінюються в ході процесу.</w:t>
      </w:r>
    </w:p>
    <w:p w14:paraId="77C46812" w14:textId="154A9FA3" w:rsidR="00EE6D27" w:rsidRPr="00281A6C" w:rsidRDefault="003B52C5" w:rsidP="00B04C55">
      <w:ins w:id="49" w:author="Volodymyr Bondariev" w:date="2026-08-18T19:52:00Z" w16du:dateUtc="2026-08-18T16:52:00Z">
        <w:r w:rsidRPr="00281A6C">
          <w:t>Алгоритм зміни параметрів</w:t>
        </w:r>
      </w:ins>
      <w:del w:id="50" w:author="Volodymyr Bondariev" w:date="2026-08-18T19:52:00Z" w16du:dateUtc="2026-08-18T16:52:00Z">
        <w:r w:rsidR="005D7181" w:rsidRPr="00281A6C" w:rsidDel="003B52C5">
          <w:delText xml:space="preserve">Для впливу </w:delText>
        </w:r>
        <w:r w:rsidR="00B04C55" w:rsidRPr="00281A6C" w:rsidDel="003B52C5">
          <w:delText>на процес</w:delText>
        </w:r>
      </w:del>
      <w:r w:rsidR="00B04C55" w:rsidRPr="00281A6C">
        <w:t xml:space="preserve"> </w:t>
      </w:r>
      <w:r w:rsidR="007402A2" w:rsidRPr="00281A6C">
        <w:t>(ді</w:t>
      </w:r>
      <w:ins w:id="51" w:author="Volodymyr Bondariev" w:date="2026-08-18T19:52:00Z" w16du:dateUtc="2026-08-18T16:52:00Z">
        <w:r w:rsidRPr="00281A6C">
          <w:t>я</w:t>
        </w:r>
      </w:ins>
      <w:del w:id="52" w:author="Volodymyr Bondariev" w:date="2026-08-18T19:52:00Z" w16du:dateUtc="2026-08-18T16:52:00Z">
        <w:r w:rsidR="007402A2" w:rsidRPr="00281A6C" w:rsidDel="003B52C5">
          <w:delText>ї</w:delText>
        </w:r>
      </w:del>
      <w:r w:rsidR="007402A2" w:rsidRPr="00281A6C">
        <w:t xml:space="preserve">) </w:t>
      </w:r>
      <w:r w:rsidR="005D7181" w:rsidRPr="00281A6C">
        <w:t>мож</w:t>
      </w:r>
      <w:ins w:id="53" w:author="Volodymyr Bondariev" w:date="2026-08-18T19:53:00Z" w16du:dateUtc="2026-08-18T16:53:00Z">
        <w:r w:rsidRPr="00281A6C">
          <w:t>е працювати з</w:t>
        </w:r>
      </w:ins>
      <w:del w:id="54" w:author="Volodymyr Bondariev" w:date="2026-08-18T19:52:00Z" w16du:dateUtc="2026-08-18T16:52:00Z">
        <w:r w:rsidR="005D7181" w:rsidRPr="00281A6C" w:rsidDel="003B52C5">
          <w:delText>на</w:delText>
        </w:r>
      </w:del>
      <w:del w:id="55" w:author="Volodymyr Bondariev" w:date="2026-08-18T19:53:00Z" w16du:dateUtc="2026-08-18T16:53:00Z">
        <w:r w:rsidR="005D7181" w:rsidRPr="00281A6C" w:rsidDel="003B52C5">
          <w:delText xml:space="preserve"> обирати</w:delText>
        </w:r>
      </w:del>
      <w:r w:rsidR="005D7181" w:rsidRPr="00281A6C">
        <w:t xml:space="preserve"> будь-як</w:t>
      </w:r>
      <w:ins w:id="56" w:author="Volodymyr Bondariev" w:date="2026-08-18T19:53:00Z" w16du:dateUtc="2026-08-18T16:53:00Z">
        <w:r w:rsidRPr="00281A6C">
          <w:t>ими</w:t>
        </w:r>
      </w:ins>
      <w:del w:id="57" w:author="Volodymyr Bondariev" w:date="2026-08-18T19:53:00Z" w16du:dateUtc="2026-08-18T16:53:00Z">
        <w:r w:rsidR="005D7181" w:rsidRPr="00281A6C" w:rsidDel="003B52C5">
          <w:delText>і</w:delText>
        </w:r>
      </w:del>
      <w:r w:rsidR="005D7181" w:rsidRPr="00281A6C">
        <w:t xml:space="preserve"> параметр</w:t>
      </w:r>
      <w:ins w:id="58" w:author="Volodymyr Bondariev" w:date="2026-08-18T19:53:00Z" w16du:dateUtc="2026-08-18T16:53:00Z">
        <w:r w:rsidRPr="00281A6C">
          <w:t>ам</w:t>
        </w:r>
      </w:ins>
      <w:r w:rsidR="005D7181" w:rsidRPr="00281A6C">
        <w:t xml:space="preserve">и, незалежно від того, вважають їх змінними чи </w:t>
      </w:r>
      <w:ins w:id="59" w:author="Volodymyr Bondariev" w:date="2026-08-18T19:53:00Z" w16du:dateUtc="2026-08-18T16:53:00Z">
        <w:r w:rsidRPr="00281A6C">
          <w:t>стали</w:t>
        </w:r>
      </w:ins>
      <w:del w:id="60" w:author="Volodymyr Bondariev" w:date="2026-08-18T19:53:00Z" w16du:dateUtc="2026-08-18T16:53:00Z">
        <w:r w:rsidR="005D7181" w:rsidRPr="00281A6C" w:rsidDel="003B52C5">
          <w:delText>константа</w:delText>
        </w:r>
      </w:del>
      <w:r w:rsidR="005D7181" w:rsidRPr="00281A6C">
        <w:t xml:space="preserve">ми в певному процесі. Втім безпосередня зміна об’єму шляхом </w:t>
      </w:r>
      <w:ins w:id="61" w:author="Volodymyr Bondariev" w:date="2026-08-18T19:55:00Z" w16du:dateUtc="2026-08-18T16:55:00Z">
        <w:r w:rsidRPr="00281A6C">
          <w:t xml:space="preserve">вимушеного </w:t>
        </w:r>
      </w:ins>
      <w:r w:rsidR="005D7181" w:rsidRPr="00281A6C">
        <w:t>зсуву поршню</w:t>
      </w:r>
      <w:r w:rsidR="00B04C55" w:rsidRPr="00281A6C">
        <w:t xml:space="preserve"> в даній моделі провокує довготривалі перехідні процеси, тому зазвичай будемо </w:t>
      </w:r>
      <w:del w:id="62" w:author="Volodymyr Bondariev" w:date="2026-08-18T19:56:00Z" w16du:dateUtc="2026-08-18T16:56:00Z">
        <w:r w:rsidR="00B04C55" w:rsidRPr="00281A6C" w:rsidDel="003B52C5">
          <w:delText xml:space="preserve">користуватися </w:delText>
        </w:r>
      </w:del>
      <w:ins w:id="63" w:author="Volodymyr Bondariev" w:date="2026-08-18T19:56:00Z" w16du:dateUtc="2026-08-18T16:56:00Z">
        <w:r w:rsidRPr="00281A6C">
          <w:t xml:space="preserve">змінювати </w:t>
        </w:r>
      </w:ins>
      <w:r w:rsidR="00B04C55" w:rsidRPr="00281A6C">
        <w:t>температур</w:t>
      </w:r>
      <w:ins w:id="64" w:author="Volodymyr Bondariev" w:date="2026-08-18T19:56:00Z" w16du:dateUtc="2026-08-18T16:56:00Z">
        <w:r w:rsidRPr="00281A6C">
          <w:t>у</w:t>
        </w:r>
      </w:ins>
      <w:del w:id="65" w:author="Volodymyr Bondariev" w:date="2026-08-18T19:56:00Z" w16du:dateUtc="2026-08-18T16:56:00Z">
        <w:r w:rsidR="00B04C55" w:rsidRPr="00281A6C" w:rsidDel="003B52C5">
          <w:delText>ою</w:delText>
        </w:r>
      </w:del>
      <w:r w:rsidR="00B04C55" w:rsidRPr="00281A6C">
        <w:t xml:space="preserve"> (через</w:t>
      </w:r>
      <w:ins w:id="66" w:author="Volodymyr Bondariev" w:date="2026-08-18T19:56:00Z" w16du:dateUtc="2026-08-18T16:56:00Z">
        <w:r w:rsidRPr="00281A6C">
          <w:t xml:space="preserve"> кінетичну енергію</w:t>
        </w:r>
      </w:ins>
      <w:del w:id="67" w:author="Volodymyr Bondariev" w:date="2026-08-18T19:56:00Z" w16du:dateUtc="2026-08-18T16:56:00Z">
        <w:r w:rsidR="00B04C55" w:rsidRPr="00281A6C" w:rsidDel="003B52C5">
          <w:delText xml:space="preserve"> швидкість</w:delText>
        </w:r>
      </w:del>
      <w:r w:rsidR="00B04C55" w:rsidRPr="00281A6C">
        <w:t xml:space="preserve"> часток) и </w:t>
      </w:r>
      <w:proofErr w:type="spellStart"/>
      <w:r w:rsidR="00B04C55" w:rsidRPr="00281A6C">
        <w:t>тиско</w:t>
      </w:r>
      <w:proofErr w:type="spellEnd"/>
      <w:del w:id="68" w:author="Volodymyr Bondariev" w:date="2026-08-18T19:56:00Z" w16du:dateUtc="2026-08-18T16:56:00Z">
        <w:r w:rsidR="00B04C55" w:rsidRPr="00281A6C" w:rsidDel="003B52C5">
          <w:delText>м</w:delText>
        </w:r>
      </w:del>
      <w:r w:rsidR="00B04C55" w:rsidRPr="00281A6C">
        <w:t xml:space="preserve"> (через навантаження на поршень).</w:t>
      </w:r>
    </w:p>
    <w:p w14:paraId="6ABAE0F1" w14:textId="00F29143" w:rsidR="00B04C55" w:rsidRPr="00281A6C" w:rsidRDefault="00B04C55" w:rsidP="00B04C55">
      <w:pPr>
        <w:rPr>
          <w:b/>
          <w:bCs/>
        </w:rPr>
      </w:pPr>
      <w:r w:rsidRPr="00281A6C">
        <w:rPr>
          <w:b/>
          <w:bCs/>
        </w:rPr>
        <w:t>Оборотні процеси</w:t>
      </w:r>
    </w:p>
    <w:p w14:paraId="4A21E707" w14:textId="5E984C26" w:rsidR="008D1698" w:rsidRPr="00281A6C" w:rsidRDefault="000F7089" w:rsidP="008C2BAA">
      <w:r w:rsidRPr="00281A6C">
        <w:t>Відомо, що термодинамічні процеси можуть бути оборотними і необоротними. Оборотний термодинамічний процес – квазістатичний, система проходить через нескінченну послідовність рівноважних станів, в ньому відсутні тертя, в'язкість, теплопередача через скінченну різницю температур тощо. В необоротн</w:t>
      </w:r>
      <w:r w:rsidR="006039AC" w:rsidRPr="00281A6C">
        <w:t>их</w:t>
      </w:r>
      <w:r w:rsidRPr="00281A6C">
        <w:t xml:space="preserve"> процес</w:t>
      </w:r>
      <w:r w:rsidR="006039AC" w:rsidRPr="00281A6C">
        <w:t>ах</w:t>
      </w:r>
      <w:r w:rsidRPr="00281A6C">
        <w:t xml:space="preserve"> таких обмежень нема</w:t>
      </w:r>
      <w:r w:rsidR="008C2BAA" w:rsidRPr="00281A6C">
        <w:t>.</w:t>
      </w:r>
    </w:p>
    <w:p w14:paraId="1FDCA0F2" w14:textId="582B6DA1" w:rsidR="008C2BAA" w:rsidRPr="00281A6C" w:rsidRDefault="008C2BAA" w:rsidP="008C2BAA">
      <w:r w:rsidRPr="00281A6C">
        <w:t xml:space="preserve">З самого визначення квазістатичного процесу витікає неможливість його відтворення в </w:t>
      </w:r>
      <w:del w:id="69" w:author="Volodymyr Bondariev" w:date="2026-08-18T19:57:00Z" w16du:dateUtc="2026-08-18T16:57:00Z">
        <w:r w:rsidRPr="00281A6C" w:rsidDel="003B52C5">
          <w:delText>цифровій моделі</w:delText>
        </w:r>
      </w:del>
      <w:ins w:id="70" w:author="Volodymyr Bondariev" w:date="2026-08-18T19:57:00Z" w16du:dateUtc="2026-08-18T16:57:00Z">
        <w:r w:rsidR="003B52C5" w:rsidRPr="00281A6C">
          <w:t>реаль</w:t>
        </w:r>
      </w:ins>
      <w:ins w:id="71" w:author="Volodymyr Bondariev" w:date="2026-08-18T19:58:00Z" w16du:dateUtc="2026-08-18T16:58:00Z">
        <w:r w:rsidR="003B52C5" w:rsidRPr="00281A6C">
          <w:t>ності</w:t>
        </w:r>
      </w:ins>
      <w:r w:rsidRPr="00281A6C">
        <w:t xml:space="preserve">, але можна наблизитися  до того, змінюючи параметри системи малими порціями. Чим менші ті порції, тим ближче до ідеалу, але тут є </w:t>
      </w:r>
      <w:del w:id="72" w:author="Volodymyr Bondariev" w:date="2026-08-18T19:58:00Z" w16du:dateUtc="2026-08-18T16:58:00Z">
        <w:r w:rsidRPr="00281A6C" w:rsidDel="001B6934">
          <w:delText xml:space="preserve">інше </w:delText>
        </w:r>
      </w:del>
      <w:ins w:id="73" w:author="Volodymyr Bondariev" w:date="2026-08-18T19:58:00Z" w16du:dateUtc="2026-08-18T16:58:00Z">
        <w:r w:rsidR="001B6934" w:rsidRPr="00281A6C">
          <w:t xml:space="preserve">інша </w:t>
        </w:r>
      </w:ins>
      <w:del w:id="74" w:author="Volodymyr Bondariev" w:date="2026-08-18T19:59:00Z" w16du:dateUtc="2026-08-18T16:59:00Z">
        <w:r w:rsidRPr="00281A6C" w:rsidDel="001B6934">
          <w:delText>обмеження</w:delText>
        </w:r>
      </w:del>
      <w:ins w:id="75" w:author="Volodymyr Bondariev" w:date="2026-08-18T19:59:00Z" w16du:dateUtc="2026-08-18T16:59:00Z">
        <w:r w:rsidR="001B6934" w:rsidRPr="00281A6C">
          <w:t>проблема</w:t>
        </w:r>
      </w:ins>
      <w:r w:rsidRPr="00281A6C">
        <w:t xml:space="preserve">. Якщо зміни моделі відбуваються занадто повільно, вона втрачає свою навчальну цінність, бо спостерігати </w:t>
      </w:r>
      <w:r w:rsidR="00A2368A" w:rsidRPr="00281A6C">
        <w:t>те, що майже не змінюється,</w:t>
      </w:r>
      <w:r w:rsidRPr="00281A6C">
        <w:t xml:space="preserve"> просто не цікаво.</w:t>
      </w:r>
      <w:ins w:id="76" w:author="Volodymyr Bondariev" w:date="2026-08-18T19:59:00Z" w16du:dateUtc="2026-08-18T16:59:00Z">
        <w:r w:rsidR="001B6934" w:rsidRPr="00281A6C">
          <w:t xml:space="preserve"> </w:t>
        </w:r>
      </w:ins>
    </w:p>
    <w:p w14:paraId="4A1ECF48" w14:textId="74C3A51B" w:rsidR="008C2BAA" w:rsidRPr="00281A6C" w:rsidRDefault="008C2BAA" w:rsidP="008C2BAA">
      <w:pPr>
        <w:rPr>
          <w:b/>
          <w:bCs/>
        </w:rPr>
      </w:pPr>
      <w:r w:rsidRPr="00281A6C">
        <w:rPr>
          <w:b/>
          <w:bCs/>
        </w:rPr>
        <w:t>Адіабатичний процес</w:t>
      </w:r>
    </w:p>
    <w:p w14:paraId="4EFC8FA0" w14:textId="29B50580" w:rsidR="008C2BAA" w:rsidRPr="00281A6C" w:rsidRDefault="008C2BAA" w:rsidP="008C2BAA">
      <w:r w:rsidRPr="00281A6C">
        <w:t>Відбувається без обміну тепловою енергією із зовнішнім середовищем. В ході процесу змінюється об’єм, тиск і температура газу під поршнем, і будь-який з цих параметрів мож</w:t>
      </w:r>
      <w:r w:rsidR="00FD097A" w:rsidRPr="00281A6C">
        <w:t>на</w:t>
      </w:r>
      <w:r w:rsidRPr="00281A6C">
        <w:t xml:space="preserve"> використати для умови </w:t>
      </w:r>
      <w:r w:rsidR="00A2368A" w:rsidRPr="00281A6C">
        <w:t>припинення</w:t>
      </w:r>
      <w:r w:rsidRPr="00281A6C">
        <w:t xml:space="preserve"> процесу</w:t>
      </w:r>
      <w:r w:rsidR="00A2368A" w:rsidRPr="00281A6C">
        <w:t xml:space="preserve">, </w:t>
      </w:r>
      <w:del w:id="77" w:author="Volodymyr Bondariev" w:date="2026-08-18T20:00:00Z" w16du:dateUtc="2026-08-18T17:00:00Z">
        <w:r w:rsidR="00A2368A" w:rsidRPr="00281A6C" w:rsidDel="001B6934">
          <w:delText>в даному випадку</w:delText>
        </w:r>
      </w:del>
      <w:ins w:id="78" w:author="Volodymyr Bondariev" w:date="2026-08-18T20:00:00Z" w16du:dateUtc="2026-08-18T17:00:00Z">
        <w:r w:rsidR="001B6934" w:rsidRPr="00281A6C">
          <w:t>наразі</w:t>
        </w:r>
      </w:ins>
      <w:r w:rsidR="00A2368A" w:rsidRPr="00281A6C">
        <w:t xml:space="preserve"> </w:t>
      </w:r>
      <w:r w:rsidR="00FD097A" w:rsidRPr="00281A6C">
        <w:t xml:space="preserve">було обрано тиск. Тобто </w:t>
      </w:r>
      <w:r w:rsidR="00A2368A" w:rsidRPr="00281A6C">
        <w:t>процес продовжується, доки тиск не д</w:t>
      </w:r>
      <w:r w:rsidR="00FD097A" w:rsidRPr="00281A6C">
        <w:t>осягн</w:t>
      </w:r>
      <w:del w:id="79" w:author="Volodymyr Bondariev" w:date="2026-08-18T20:00:00Z" w16du:dateUtc="2026-08-18T17:00:00Z">
        <w:r w:rsidR="00FD097A" w:rsidRPr="00281A6C" w:rsidDel="001B6934">
          <w:delText>е</w:delText>
        </w:r>
        <w:r w:rsidR="00C863B4" w:rsidRPr="00281A6C" w:rsidDel="001B6934">
          <w:delText>н</w:delText>
        </w:r>
      </w:del>
      <w:r w:rsidR="00A2368A" w:rsidRPr="00281A6C">
        <w:t>е</w:t>
      </w:r>
      <w:r w:rsidR="00FD097A" w:rsidRPr="00281A6C">
        <w:t xml:space="preserve"> певної межі</w:t>
      </w:r>
      <w:r w:rsidR="00C863B4" w:rsidRPr="00281A6C">
        <w:t>,</w:t>
      </w:r>
      <w:r w:rsidR="00FD097A" w:rsidRPr="00281A6C">
        <w:t xml:space="preserve"> якщо ця межа більше початкового значення</w:t>
      </w:r>
      <w:r w:rsidR="00C863B4" w:rsidRPr="00281A6C">
        <w:t xml:space="preserve"> тиску</w:t>
      </w:r>
      <w:r w:rsidR="00FD097A" w:rsidRPr="00281A6C">
        <w:t xml:space="preserve">, газ </w:t>
      </w:r>
      <w:del w:id="80" w:author="Volodymyr Bondariev" w:date="2026-08-18T20:00:00Z" w16du:dateUtc="2026-08-18T17:00:00Z">
        <w:r w:rsidR="00FD097A" w:rsidRPr="00281A6C" w:rsidDel="001B6934">
          <w:delText>буд</w:delText>
        </w:r>
        <w:r w:rsidR="00A2368A" w:rsidRPr="00281A6C" w:rsidDel="001B6934">
          <w:delText>е</w:delText>
        </w:r>
        <w:r w:rsidR="00FD097A" w:rsidRPr="00281A6C" w:rsidDel="001B6934">
          <w:delText xml:space="preserve"> </w:delText>
        </w:r>
      </w:del>
      <w:ins w:id="81" w:author="Volodymyr Bondariev" w:date="2026-08-18T20:00:00Z" w16du:dateUtc="2026-08-18T17:00:00Z">
        <w:r w:rsidR="001B6934" w:rsidRPr="00281A6C">
          <w:t xml:space="preserve">будуть </w:t>
        </w:r>
      </w:ins>
      <w:r w:rsidR="00FD097A" w:rsidRPr="00281A6C">
        <w:t>стискати</w:t>
      </w:r>
      <w:del w:id="82" w:author="Volodymyr Bondariev" w:date="2026-08-18T20:01:00Z" w16du:dateUtc="2026-08-18T17:01:00Z">
        <w:r w:rsidR="00A2368A" w:rsidRPr="00281A6C" w:rsidDel="001B6934">
          <w:delText>ся</w:delText>
        </w:r>
      </w:del>
      <w:r w:rsidR="00FD097A" w:rsidRPr="00281A6C">
        <w:t>, якщо менша, розширювати</w:t>
      </w:r>
      <w:del w:id="83" w:author="Volodymyr Bondariev" w:date="2026-08-18T20:01:00Z" w16du:dateUtc="2026-08-18T17:01:00Z">
        <w:r w:rsidR="00A2368A" w:rsidRPr="00281A6C" w:rsidDel="001B6934">
          <w:delText>ся</w:delText>
        </w:r>
      </w:del>
      <w:r w:rsidR="00FD097A" w:rsidRPr="00281A6C">
        <w:t>.</w:t>
      </w:r>
      <w:r w:rsidR="001D6024" w:rsidRPr="00281A6C">
        <w:t xml:space="preserve"> </w:t>
      </w:r>
    </w:p>
    <w:p w14:paraId="2A0EB237" w14:textId="67E5A546" w:rsidR="00EE6D27" w:rsidRPr="00281A6C" w:rsidRDefault="001D6024" w:rsidP="00657F34">
      <w:r w:rsidRPr="00281A6C">
        <w:t xml:space="preserve">Стискання і розширення є симетричними процесами, тому тут і далі будемо розглядати лише </w:t>
      </w:r>
      <w:ins w:id="84" w:author="Volodymyr Bondariev" w:date="2026-08-18T20:01:00Z" w16du:dateUtc="2026-08-18T17:01:00Z">
        <w:r w:rsidR="001B6934" w:rsidRPr="00281A6C">
          <w:t xml:space="preserve">один з них, а саме, </w:t>
        </w:r>
      </w:ins>
      <w:r w:rsidRPr="00281A6C">
        <w:t>розширення.</w:t>
      </w:r>
    </w:p>
    <w:p w14:paraId="7019A572" w14:textId="695FB1EE" w:rsidR="00FD097A" w:rsidRPr="00281A6C" w:rsidRDefault="00C227A0" w:rsidP="008C2BAA">
      <w:r w:rsidRPr="00281A6C">
        <w:t>Процедура</w:t>
      </w:r>
      <w:r w:rsidR="00FD097A" w:rsidRPr="00281A6C">
        <w:t xml:space="preserve"> змі</w:t>
      </w:r>
      <w:r w:rsidR="001D6024" w:rsidRPr="00281A6C">
        <w:t>н</w:t>
      </w:r>
      <w:r w:rsidR="00FD097A" w:rsidRPr="00281A6C">
        <w:t xml:space="preserve">и параметрів </w:t>
      </w:r>
      <w:r w:rsidR="00C863B4" w:rsidRPr="00281A6C">
        <w:t>(</w:t>
      </w:r>
      <w:r w:rsidRPr="00281A6C">
        <w:t>дія</w:t>
      </w:r>
      <w:r w:rsidR="00C863B4" w:rsidRPr="00281A6C">
        <w:t xml:space="preserve">) </w:t>
      </w:r>
      <w:r w:rsidR="00FD097A" w:rsidRPr="00281A6C">
        <w:t xml:space="preserve">зводиться до </w:t>
      </w:r>
      <w:r w:rsidR="00A7450A" w:rsidRPr="00281A6C">
        <w:t>того, що на одному кроці дискретного часу  навантаження на поршень зменшується в k разів, де k трохи більше за 1. Щоб підкреслити наближеність до одиниці, будемо</w:t>
      </w:r>
      <w:r w:rsidR="00C863B4" w:rsidRPr="00281A6C">
        <w:t xml:space="preserve"> вважати, що</w:t>
      </w:r>
      <w:r w:rsidR="00A7450A" w:rsidRPr="00281A6C">
        <w:t xml:space="preserve"> </w:t>
      </w:r>
      <w:r w:rsidR="00C863B4" w:rsidRPr="00281A6C">
        <w:t>k =</w:t>
      </w:r>
      <w:r w:rsidR="00A7450A" w:rsidRPr="00281A6C">
        <w:t xml:space="preserve">1- ε, де ε треба розглядати як додатковий фактор, який </w:t>
      </w:r>
      <w:r w:rsidR="00657F34" w:rsidRPr="00281A6C">
        <w:t>за умови ε &lt;&lt; 1</w:t>
      </w:r>
      <w:r w:rsidR="00B04C55" w:rsidRPr="00281A6C">
        <w:t xml:space="preserve"> </w:t>
      </w:r>
      <w:r w:rsidR="00A7450A" w:rsidRPr="00281A6C">
        <w:t>регулює швидкість процесу.</w:t>
      </w:r>
      <w:r w:rsidR="008B59AC" w:rsidRPr="00281A6C">
        <w:t xml:space="preserve"> </w:t>
      </w:r>
    </w:p>
    <w:p w14:paraId="7D210C2F" w14:textId="34EBEDB3" w:rsidR="00742BEB" w:rsidRPr="00281A6C" w:rsidRDefault="00742BEB" w:rsidP="00742BEB">
      <w:r w:rsidRPr="00281A6C">
        <w:t xml:space="preserve">Закон адіабати – 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sup>
        </m:sSup>
        <m:r>
          <w:rPr>
            <w:rFonts w:ascii="Cambria Math" w:hAnsi="Cambria Math"/>
          </w:rPr>
          <m:t>=const</m:t>
        </m:r>
      </m:oMath>
      <w:r w:rsidRPr="00281A6C">
        <w:t>, де</w:t>
      </w:r>
      <w:r w:rsidR="00295996" w:rsidRPr="00281A6C">
        <w:t xml:space="preserve"> </w:t>
      </w:r>
      <w:r w:rsidRPr="00281A6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γ=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f+2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295996" w:rsidRPr="00281A6C">
        <w:t xml:space="preserve"> </w:t>
      </w:r>
      <w:r w:rsidR="00FB280E" w:rsidRPr="00281A6C">
        <w:t xml:space="preserve">, а </w:t>
      </w:r>
      <w:r w:rsidR="00515B07" w:rsidRPr="00281A6C">
        <w:t>число f</w:t>
      </w:r>
      <w:r w:rsidR="00FB280E" w:rsidRPr="00281A6C">
        <w:t xml:space="preserve"> – кількість ступенів свободи частки газу. Наша модель двовимірна, а газ одноатомний, тому </w:t>
      </w:r>
      <w:r w:rsidR="00515B07" w:rsidRPr="00281A6C">
        <w:t>f</w:t>
      </w:r>
      <w:r w:rsidR="00FB280E" w:rsidRPr="00281A6C">
        <w:t xml:space="preserve"> = 2, і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=2</m:t>
        </m:r>
      </m:oMath>
      <w:r w:rsidR="00FB280E" w:rsidRPr="00281A6C">
        <w:t>.</w:t>
      </w:r>
    </w:p>
    <w:p w14:paraId="55C03F48" w14:textId="15C2898D" w:rsidR="00ED49B1" w:rsidRPr="00281A6C" w:rsidRDefault="00515B07" w:rsidP="00ED49B1">
      <w:r w:rsidRPr="00281A6C">
        <w:t xml:space="preserve">Щоб побачити залежність між малими змінами параметрів, </w:t>
      </w:r>
      <w:proofErr w:type="spellStart"/>
      <w:r w:rsidRPr="00281A6C">
        <w:t>продиференцюємо</w:t>
      </w:r>
      <w:proofErr w:type="spellEnd"/>
      <w:r w:rsidRPr="00281A6C">
        <w:t xml:space="preserve"> рівняння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=const</m:t>
        </m:r>
      </m:oMath>
      <w:r w:rsidRPr="00281A6C">
        <w:t xml:space="preserve"> і після спрощення отримаємо </w:t>
      </w:r>
      <m:oMath>
        <m:r>
          <w:rPr>
            <w:rFonts w:ascii="Cambria Math" w:hAnsi="Cambria Math"/>
          </w:rPr>
          <m:t>VdP+2PdV=0</m:t>
        </m:r>
      </m:oMath>
      <w:r w:rsidR="00ED49B1" w:rsidRPr="00281A6C">
        <w:t xml:space="preserve">. В кінцевих </w:t>
      </w:r>
      <w:ins w:id="85" w:author="Volodymyr Bondariev" w:date="2026-08-18T20:04:00Z" w16du:dateUtc="2026-08-18T17:04:00Z">
        <w:r w:rsidR="001B6934" w:rsidRPr="00281A6C">
          <w:t>різниц</w:t>
        </w:r>
      </w:ins>
      <w:del w:id="86" w:author="Volodymyr Bondariev" w:date="2026-08-18T20:04:00Z" w16du:dateUtc="2026-08-18T17:04:00Z">
        <w:r w:rsidR="00ED49B1" w:rsidRPr="00281A6C" w:rsidDel="001B6934">
          <w:delText>відмінност</w:delText>
        </w:r>
      </w:del>
      <w:r w:rsidR="00ED49B1" w:rsidRPr="00281A6C">
        <w:t xml:space="preserve">ях це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∆P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≈-2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ED49B1" w:rsidRPr="00281A6C">
        <w:t xml:space="preserve">, або </w:t>
      </w:r>
    </w:p>
    <w:p w14:paraId="6EA052F0" w14:textId="5CA880DF" w:rsidR="00742BEB" w:rsidRPr="00281A6C" w:rsidRDefault="00000000" w:rsidP="00ED49B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w:bookmarkStart w:id="87" w:name="_Hlk236738160"/>
          <m:r>
            <w:rPr>
              <w:rFonts w:ascii="Cambria Math" w:hAnsi="Cambria Math"/>
            </w:rPr>
            <m:t xml:space="preserve">≈P </m:t>
          </m:r>
          <w:bookmarkEnd w:id="87"/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(1)</m:t>
          </m:r>
        </m:oMath>
      </m:oMathPara>
    </w:p>
    <w:p w14:paraId="687AF8D9" w14:textId="5B62362F" w:rsidR="003C721C" w:rsidRPr="00281A6C" w:rsidRDefault="003B249C" w:rsidP="00E017B6">
      <w:r w:rsidRPr="00281A6C">
        <w:t xml:space="preserve">Рівняння (1) дає зв’язок </w:t>
      </w:r>
      <w:r w:rsidR="008679CD" w:rsidRPr="00281A6C">
        <w:t xml:space="preserve">між поточним тиском </w:t>
      </w:r>
      <w:r w:rsidR="008679CD" w:rsidRPr="00281A6C">
        <w:rPr>
          <w:i/>
          <w:iCs/>
        </w:rPr>
        <w:t xml:space="preserve">P </w:t>
      </w:r>
      <w:r w:rsidR="008679CD" w:rsidRPr="00281A6C">
        <w:t xml:space="preserve">і тиском </w:t>
      </w:r>
      <m:oMath>
        <m:r>
          <w:rPr>
            <w:rFonts w:ascii="Cambria Math" w:hAnsi="Cambria Math"/>
          </w:rPr>
          <m:t>P'</m:t>
        </m:r>
      </m:oMath>
      <w:r w:rsidR="008679CD" w:rsidRPr="00281A6C">
        <w:t xml:space="preserve"> після </w:t>
      </w:r>
      <w:r w:rsidR="00923480" w:rsidRPr="00281A6C">
        <w:t xml:space="preserve">чергового </w:t>
      </w:r>
      <w:r w:rsidR="008679CD" w:rsidRPr="00281A6C">
        <w:t>кроку процесу розширення.</w:t>
      </w:r>
      <w:r w:rsidRPr="00281A6C">
        <w:t xml:space="preserve"> Тут </w:t>
      </w:r>
      <m:oMath>
        <m:r>
          <w:rPr>
            <w:rFonts w:ascii="Cambria Math" w:hAnsi="Cambria Math"/>
          </w:rPr>
          <m:t>ΔV</m:t>
        </m:r>
      </m:oMath>
      <w:r w:rsidRPr="00281A6C">
        <w:t xml:space="preserve"> – збільшення об’єму завдяки руху поршня і теоретично це незалежна змінна. </w:t>
      </w:r>
      <w:r w:rsidRPr="00281A6C">
        <w:lastRenderedPageBreak/>
        <w:t xml:space="preserve">Втім в нашій моделі поршень може нести значне навантаження, тому бажано, щоб він рухався з </w:t>
      </w:r>
      <w:r w:rsidR="00E017B6" w:rsidRPr="00281A6C">
        <w:t>невеликою п</w:t>
      </w:r>
      <w:r w:rsidRPr="00281A6C">
        <w:t>остійною швидкістю</w:t>
      </w:r>
      <w:r w:rsidR="00E017B6" w:rsidRPr="00281A6C">
        <w:t>, бо це зменшить неврівноваженість газу під ним. Т</w:t>
      </w:r>
      <w:r w:rsidR="008445C3" w:rsidRPr="00281A6C">
        <w:t xml:space="preserve">ому </w:t>
      </w:r>
      <m:oMath>
        <m:r>
          <w:rPr>
            <w:rFonts w:ascii="Cambria Math" w:hAnsi="Cambria Math"/>
          </w:rPr>
          <m:t>ΔV=w∆ts</m:t>
        </m:r>
      </m:oMath>
      <w:r w:rsidR="008445C3" w:rsidRPr="00281A6C">
        <w:t xml:space="preserve">, де </w:t>
      </w:r>
      <w:r w:rsidR="005A1220" w:rsidRPr="00281A6C">
        <w:rPr>
          <w:i/>
          <w:iCs/>
        </w:rPr>
        <w:t>w</w:t>
      </w:r>
      <w:r w:rsidR="008445C3" w:rsidRPr="00281A6C">
        <w:t xml:space="preserve"> – бажана швидкість поршня, </w:t>
      </w:r>
      <w:r w:rsidR="003C721C" w:rsidRPr="00281A6C">
        <w:t>s</w:t>
      </w:r>
      <w:r w:rsidR="008445C3" w:rsidRPr="00281A6C">
        <w:t xml:space="preserve"> – ширина поршня</w:t>
      </w:r>
      <w:r w:rsidR="003C721C" w:rsidRPr="00281A6C">
        <w:t xml:space="preserve">, </w:t>
      </w:r>
      <m:oMath>
        <m:r>
          <w:rPr>
            <w:rFonts w:ascii="Cambria Math" w:hAnsi="Cambria Math"/>
          </w:rPr>
          <m:t>∆t</m:t>
        </m:r>
      </m:oMath>
      <w:r w:rsidR="003C721C" w:rsidRPr="00281A6C">
        <w:t xml:space="preserve"> – проміжок дискретного часу, який в мо</w:t>
      </w:r>
      <w:r w:rsidR="00D978DE" w:rsidRPr="00281A6C">
        <w:t>дел</w:t>
      </w:r>
      <w:ins w:id="88" w:author="Volodymyr Bondariev" w:date="2026-08-18T20:05:00Z" w16du:dateUtc="2026-08-18T17:05:00Z">
        <w:r w:rsidR="001B6934" w:rsidRPr="00281A6C">
          <w:t>і</w:t>
        </w:r>
      </w:ins>
      <w:del w:id="89" w:author="Volodymyr Bondariev" w:date="2026-08-18T20:05:00Z" w16du:dateUtc="2026-08-18T17:05:00Z">
        <w:r w:rsidR="00D978DE" w:rsidRPr="00281A6C" w:rsidDel="001B6934">
          <w:delText>і</w:delText>
        </w:r>
      </w:del>
      <w:r w:rsidR="00D978DE" w:rsidRPr="00281A6C">
        <w:t xml:space="preserve"> завжди вважається одиничним і тому </w:t>
      </w:r>
      <w:del w:id="90" w:author="Volodymyr Bondariev" w:date="2026-08-18T20:06:00Z" w16du:dateUtc="2026-08-18T17:06:00Z">
        <w:r w:rsidR="00E017B6" w:rsidRPr="00281A6C" w:rsidDel="001B6934">
          <w:delText>іноді</w:delText>
        </w:r>
        <w:r w:rsidR="00D978DE" w:rsidRPr="00281A6C" w:rsidDel="001B6934">
          <w:delText xml:space="preserve"> </w:delText>
        </w:r>
      </w:del>
      <w:ins w:id="91" w:author="Volodymyr Bondariev" w:date="2026-08-18T20:06:00Z" w16du:dateUtc="2026-08-18T17:06:00Z">
        <w:r w:rsidR="001B6934" w:rsidRPr="00281A6C">
          <w:t xml:space="preserve">зазвичай </w:t>
        </w:r>
      </w:ins>
      <w:r w:rsidR="00E017B6" w:rsidRPr="00281A6C">
        <w:t xml:space="preserve">буде </w:t>
      </w:r>
      <w:r w:rsidR="00D978DE" w:rsidRPr="00281A6C">
        <w:t>опуска</w:t>
      </w:r>
      <w:r w:rsidR="00E017B6" w:rsidRPr="00281A6C">
        <w:t>ти</w:t>
      </w:r>
      <w:r w:rsidR="00D978DE" w:rsidRPr="00281A6C">
        <w:t>ся в формулах</w:t>
      </w:r>
      <w:r w:rsidR="008445C3" w:rsidRPr="00281A6C">
        <w:t xml:space="preserve">. </w:t>
      </w:r>
    </w:p>
    <w:p w14:paraId="33E6A83B" w14:textId="508AF22F" w:rsidR="00B24F65" w:rsidRPr="00281A6C" w:rsidRDefault="00E017B6" w:rsidP="00B24F65">
      <w:r w:rsidRPr="00281A6C">
        <w:t>П</w:t>
      </w:r>
      <w:r w:rsidR="008445C3" w:rsidRPr="00281A6C">
        <w:t>ричиною зовнішнього ти</w:t>
      </w:r>
      <w:r w:rsidR="00D4695A" w:rsidRPr="00281A6C">
        <w:t>с</w:t>
      </w:r>
      <w:r w:rsidR="008445C3" w:rsidRPr="00281A6C">
        <w:t xml:space="preserve">ку на поршень є вантаж на ньому, </w:t>
      </w:r>
      <w:r w:rsidRPr="00281A6C">
        <w:t xml:space="preserve">який знаходиться в сталому полі тяжіння, </w:t>
      </w:r>
      <w:r w:rsidR="008445C3" w:rsidRPr="00281A6C">
        <w:t>то</w:t>
      </w:r>
      <w:r w:rsidRPr="00281A6C">
        <w:t>му</w:t>
      </w:r>
      <w:r w:rsidR="008445C3" w:rsidRPr="00281A6C">
        <w:t xml:space="preserve"> </w:t>
      </w:r>
      <w:r w:rsidR="00B24F65" w:rsidRPr="00281A6C">
        <w:t xml:space="preserve">тиск </w:t>
      </w:r>
      <w:r w:rsidR="008445C3" w:rsidRPr="00281A6C">
        <w:t>P</w:t>
      </w:r>
      <w:r w:rsidR="00B24F65" w:rsidRPr="00281A6C">
        <w:t xml:space="preserve"> прямо пропорційний масі вантажу M</w:t>
      </w:r>
      <w:r w:rsidRPr="00281A6C">
        <w:t>, і</w:t>
      </w:r>
      <w:r w:rsidR="00B24F65" w:rsidRPr="00281A6C">
        <w:t xml:space="preserve"> співвідношення (1) перетвориться на </w:t>
      </w:r>
    </w:p>
    <w:p w14:paraId="385816BF" w14:textId="61ED5BC1" w:rsidR="003C721C" w:rsidRPr="00281A6C" w:rsidRDefault="00000000" w:rsidP="008C2BAA">
      <w:pPr>
        <w:rPr>
          <w:ins w:id="92" w:author="Volodymyr Bondariev" w:date="2026-08-19T15:20:00Z" w16du:dateUtc="2026-08-19T12:20:00Z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 xml:space="preserve">                     (2)</m:t>
          </m:r>
        </m:oMath>
      </m:oMathPara>
    </w:p>
    <w:p w14:paraId="47655B21" w14:textId="74342C47" w:rsidR="00CF45F5" w:rsidRPr="00281A6C" w:rsidDel="00735E07" w:rsidRDefault="00735E07" w:rsidP="008C2BAA">
      <w:pPr>
        <w:rPr>
          <w:del w:id="93" w:author="Volodymyr Bondariev" w:date="2026-08-19T15:39:00Z" w16du:dateUtc="2026-08-19T12:39:00Z"/>
        </w:rPr>
      </w:pPr>
      <w:ins w:id="94" w:author="Volodymyr Bondariev" w:date="2026-08-19T15:40:00Z" w16du:dateUtc="2026-08-19T12:40:00Z">
        <w:r w:rsidRPr="00281A6C">
          <w:tab/>
        </w:r>
      </w:ins>
    </w:p>
    <w:p w14:paraId="04A92AD2" w14:textId="5A5F8DF3" w:rsidR="00735E07" w:rsidRPr="00281A6C" w:rsidRDefault="003C721C" w:rsidP="00735E07">
      <w:pPr>
        <w:ind w:firstLine="0"/>
        <w:rPr>
          <w:ins w:id="95" w:author="Volodymyr Bondariev" w:date="2026-08-19T15:40:00Z" w16du:dateUtc="2026-08-19T12:40:00Z"/>
        </w:rPr>
      </w:pPr>
      <w:r w:rsidRPr="00281A6C">
        <w:t xml:space="preserve">Формула (2) власне і є алгоритмом зміни параметрів моделі, а фактор </w:t>
      </w:r>
      <m:oMath>
        <m:r>
          <m:rPr>
            <m:sty m:val="p"/>
          </m:rPr>
          <w:rPr>
            <w:rFonts w:ascii="Cambria Math" w:hAnsi="Cambria Math"/>
          </w:rPr>
          <m:t xml:space="preserve">ε= </m:t>
        </m:r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ws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B24F65" w:rsidRPr="00281A6C">
        <w:t xml:space="preserve"> </w:t>
      </w:r>
      <w:r w:rsidR="00D978DE" w:rsidRPr="00281A6C">
        <w:t xml:space="preserve"> обчислюється на кожному кроці процесу, тому що об’єм</w:t>
      </w:r>
      <w:r w:rsidR="00657F34" w:rsidRPr="00281A6C">
        <w:t xml:space="preserve"> V газу під поршнем</w:t>
      </w:r>
      <w:r w:rsidR="00D978DE" w:rsidRPr="00281A6C">
        <w:t xml:space="preserve"> змінюється. Ці додаткові обчислення не зайві, бо мають за мету </w:t>
      </w:r>
      <w:r w:rsidR="00D34009" w:rsidRPr="00281A6C">
        <w:t xml:space="preserve">стабілізувати швидкість </w:t>
      </w:r>
      <w:r w:rsidR="00D978DE" w:rsidRPr="00281A6C">
        <w:t>рух</w:t>
      </w:r>
      <w:r w:rsidR="00D34009" w:rsidRPr="00281A6C">
        <w:t>у</w:t>
      </w:r>
      <w:r w:rsidR="00D978DE" w:rsidRPr="00281A6C">
        <w:t xml:space="preserve"> поршня</w:t>
      </w:r>
      <w:r w:rsidR="00E017B6" w:rsidRPr="00281A6C">
        <w:t>.</w:t>
      </w:r>
    </w:p>
    <w:p w14:paraId="67A7A6F2" w14:textId="5236CB36" w:rsidR="00735E07" w:rsidRPr="00281A6C" w:rsidDel="00735E07" w:rsidRDefault="00735E07">
      <w:pPr>
        <w:ind w:firstLine="708"/>
        <w:rPr>
          <w:del w:id="96" w:author="Volodymyr Bondariev" w:date="2026-08-19T15:41:00Z" w16du:dateUtc="2026-08-19T12:41:00Z"/>
        </w:rPr>
        <w:pPrChange w:id="97" w:author="Volodymyr Bondariev" w:date="2026-08-19T17:04:00Z" w16du:dateUtc="2026-08-19T14:04:00Z">
          <w:pPr/>
        </w:pPrChange>
      </w:pPr>
      <w:ins w:id="98" w:author="Volodymyr Bondariev" w:date="2026-08-19T15:40:00Z" w16du:dateUtc="2026-08-19T12:40:00Z">
        <w:r w:rsidRPr="00281A6C">
          <w:t>Бажана швидкість руху поршня виглядає доволі абстрактною для користувача, тому її краще замінити бажаною тривалістю процесу. Залежність тривалості від сталої швидкості вирахувати нескладно, просто зауважимо, що користувач буде встановлювати в дослідах тривалість процесу, а з неї буде обчислюватися швидкість руху поршня і все інше.</w:t>
        </w:r>
      </w:ins>
    </w:p>
    <w:p w14:paraId="2C3BD6C7" w14:textId="185B7993" w:rsidR="00923480" w:rsidRPr="00281A6C" w:rsidRDefault="00A13552">
      <w:pPr>
        <w:ind w:firstLine="708"/>
        <w:pPrChange w:id="99" w:author="Volodymyr Bondariev" w:date="2026-08-19T17:04:00Z" w16du:dateUtc="2026-08-19T14:04:00Z">
          <w:pPr/>
        </w:pPrChange>
      </w:pPr>
      <w:del w:id="100" w:author="Volodymyr Bondariev" w:date="2026-08-19T15:41:00Z" w16du:dateUtc="2026-08-19T12:41:00Z">
        <w:r w:rsidRPr="00281A6C" w:rsidDel="00735E07">
          <w:delText xml:space="preserve"> </w:delText>
        </w:r>
      </w:del>
    </w:p>
    <w:p w14:paraId="580F96D0" w14:textId="5480900E" w:rsidR="00D34009" w:rsidRPr="00281A6C" w:rsidRDefault="00C12B29" w:rsidP="00354A43">
      <w:pPr>
        <w:rPr>
          <w:b/>
          <w:bCs/>
        </w:rPr>
      </w:pPr>
      <w:r w:rsidRPr="00281A6C">
        <w:rPr>
          <w:b/>
          <w:bCs/>
        </w:rPr>
        <w:t>Ізобаричний процес</w:t>
      </w:r>
    </w:p>
    <w:p w14:paraId="51BEA14D" w14:textId="0F0BB276" w:rsidR="00A93478" w:rsidRPr="00281A6C" w:rsidRDefault="00D34009" w:rsidP="00716627">
      <w:r w:rsidRPr="00281A6C">
        <w:t>Збільш</w:t>
      </w:r>
      <w:r w:rsidR="00C12B29" w:rsidRPr="00281A6C">
        <w:t xml:space="preserve">ення </w:t>
      </w:r>
      <w:r w:rsidRPr="00281A6C">
        <w:t xml:space="preserve">об’єму </w:t>
      </w:r>
      <w:r w:rsidR="00C12B29" w:rsidRPr="00281A6C">
        <w:t>відбувається завдяки нагріву</w:t>
      </w:r>
      <w:r w:rsidR="00E017B6" w:rsidRPr="00281A6C">
        <w:t xml:space="preserve"> газу</w:t>
      </w:r>
      <w:r w:rsidR="00C12B29" w:rsidRPr="00281A6C">
        <w:t xml:space="preserve">, тиск </w:t>
      </w:r>
      <w:r w:rsidRPr="00281A6C">
        <w:t xml:space="preserve">газу має </w:t>
      </w:r>
      <w:r w:rsidR="00C12B29" w:rsidRPr="00281A6C">
        <w:t>залишат</w:t>
      </w:r>
      <w:r w:rsidRPr="00281A6C">
        <w:t>и</w:t>
      </w:r>
      <w:r w:rsidR="00C12B29" w:rsidRPr="00281A6C">
        <w:t xml:space="preserve">ся незмінним. </w:t>
      </w:r>
    </w:p>
    <w:p w14:paraId="4B66125D" w14:textId="7B164535" w:rsidR="00D34009" w:rsidRPr="00281A6C" w:rsidRDefault="00D34009" w:rsidP="00B377FF">
      <w:r w:rsidRPr="00281A6C">
        <w:t xml:space="preserve">Закон ізобари </w:t>
      </w:r>
      <m:oMath>
        <m:r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=const</m:t>
        </m:r>
      </m:oMath>
      <w:r w:rsidRPr="00281A6C">
        <w:t xml:space="preserve">.  </w:t>
      </w:r>
      <w:r w:rsidR="00630E3E" w:rsidRPr="00281A6C">
        <w:t xml:space="preserve">Після </w:t>
      </w:r>
      <w:proofErr w:type="spellStart"/>
      <w:r w:rsidR="00630E3E" w:rsidRPr="00281A6C">
        <w:t>дифернціювання</w:t>
      </w:r>
      <w:proofErr w:type="spellEnd"/>
      <w:r w:rsidR="00630E3E" w:rsidRPr="00281A6C">
        <w:t xml:space="preserve"> </w:t>
      </w:r>
      <m:oMath>
        <m:r>
          <w:rPr>
            <w:rFonts w:ascii="Cambria Math" w:hAnsi="Cambria Math"/>
          </w:rPr>
          <m:t>TdV-VdT=0</m:t>
        </m:r>
      </m:oMath>
      <w:r w:rsidR="00B377FF" w:rsidRPr="00281A6C">
        <w:t xml:space="preserve"> і спрощення отримаємо рівняння (3), </w:t>
      </w:r>
      <w:r w:rsidR="00716627" w:rsidRPr="00281A6C">
        <w:t>яке подібн</w:t>
      </w:r>
      <w:r w:rsidR="00B377FF" w:rsidRPr="00281A6C">
        <w:t>о рівнянню</w:t>
      </w:r>
      <w:r w:rsidR="00716627" w:rsidRPr="00281A6C">
        <w:t xml:space="preserve"> (2) </w:t>
      </w:r>
      <w:r w:rsidR="00E6043C" w:rsidRPr="00281A6C">
        <w:t>визначає</w:t>
      </w:r>
      <w:r w:rsidR="00716627" w:rsidRPr="00281A6C">
        <w:t>, як має збільшуватися температура, щоб дотриматися бажаної постійної швидкості руху поршня w.</w:t>
      </w:r>
    </w:p>
    <w:p w14:paraId="455553CE" w14:textId="3DDE9FBC" w:rsidR="00D34009" w:rsidRPr="00281A6C" w:rsidRDefault="00000000" w:rsidP="00D3400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</w:rPr>
            <m:t xml:space="preserve">                             (3)</m:t>
          </m:r>
        </m:oMath>
      </m:oMathPara>
    </w:p>
    <w:p w14:paraId="3C57DF8B" w14:textId="564DF916" w:rsidR="00B95548" w:rsidRPr="00281A6C" w:rsidRDefault="00716627" w:rsidP="00B95548">
      <w:pPr>
        <w:rPr>
          <w:iCs/>
        </w:rPr>
      </w:pPr>
      <w:r w:rsidRPr="00281A6C">
        <w:t xml:space="preserve">Нагадаємо, що нагрівач </w:t>
      </w:r>
      <w:r w:rsidR="00B377FF" w:rsidRPr="00281A6C">
        <w:t xml:space="preserve">в нашій моделі </w:t>
      </w:r>
      <w:r w:rsidRPr="00281A6C">
        <w:t>змінює температуру опосередковано, через підвищення модуля швидкості кожної частки</w:t>
      </w:r>
      <w:r w:rsidR="00B95548" w:rsidRPr="00281A6C">
        <w:t xml:space="preserve">. Залежність між температурою і </w:t>
      </w:r>
      <w:del w:id="101" w:author="Volodymyr Bondariev" w:date="2026-08-18T20:08:00Z" w16du:dateUtc="2026-08-18T17:08:00Z">
        <w:r w:rsidR="00B377FF" w:rsidRPr="00281A6C" w:rsidDel="001B6934">
          <w:delText xml:space="preserve">середньоквадратичною </w:delText>
        </w:r>
      </w:del>
      <w:r w:rsidR="00B95548" w:rsidRPr="00281A6C">
        <w:t>швидкістю часток квадратична</w:t>
      </w:r>
      <w:r w:rsidR="00A13650" w:rsidRPr="00281A6C">
        <w:t>,</w:t>
      </w:r>
      <w:r w:rsidR="00757A90" w:rsidRPr="00281A6C">
        <w:t xml:space="preserve"> </w:t>
      </w:r>
      <m:oMath>
        <m:r>
          <w:rPr>
            <w:rFonts w:ascii="Cambria Math" w:hAnsi="Cambria Math"/>
          </w:rPr>
          <m:t>T∝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95548" w:rsidRPr="00281A6C">
        <w:t xml:space="preserve">, тому якщо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=T (1+ ε)</m:t>
        </m:r>
      </m:oMath>
      <w:r w:rsidR="00B95548" w:rsidRPr="00281A6C">
        <w:rPr>
          <w:i/>
        </w:rPr>
        <w:t xml:space="preserve">, </w:t>
      </w:r>
      <w:r w:rsidR="00B95548" w:rsidRPr="00281A6C">
        <w:rPr>
          <w:iCs/>
        </w:rPr>
        <w:t xml:space="preserve">то за умови ε &lt;&lt; 1 співвідношення між швидкостями має бути таким </w:t>
      </w:r>
    </w:p>
    <w:p w14:paraId="27514528" w14:textId="5EDB4821" w:rsidR="007E3175" w:rsidRPr="00281A6C" w:rsidRDefault="00000000" w:rsidP="007E3175">
      <w:pPr>
        <w:ind w:firstLine="0"/>
        <w:jc w:val="center"/>
        <w:rPr>
          <w:ins w:id="102" w:author="Volodymyr Bondariev" w:date="2026-08-18T20:09:00Z" w16du:dateUtc="2026-08-18T17:09:00Z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=v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2V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(4)</m:t>
          </m:r>
        </m:oMath>
      </m:oMathPara>
    </w:p>
    <w:p w14:paraId="6F2FBF2E" w14:textId="55517795" w:rsidR="007E3175" w:rsidRPr="00281A6C" w:rsidRDefault="007E3175">
      <w:pPr>
        <w:ind w:firstLine="0"/>
        <w:pPrChange w:id="103" w:author="Volodymyr Bondariev" w:date="2026-08-18T20:09:00Z" w16du:dateUtc="2026-08-18T17:09:00Z">
          <w:pPr>
            <w:ind w:firstLine="0"/>
            <w:jc w:val="center"/>
          </w:pPr>
        </w:pPrChange>
      </w:pPr>
      <w:ins w:id="104" w:author="Volodymyr Bondariev" w:date="2026-08-18T20:10:00Z" w16du:dateUtc="2026-08-18T17:10:00Z">
        <w:r w:rsidRPr="00281A6C">
          <w:rPr>
            <w:rPrChange w:id="105" w:author="Volodymyr Bondariev" w:date="2026-08-20T12:55:00Z" w16du:dateUtc="2026-08-20T09:55:00Z">
              <w:rPr>
                <w:lang w:val="en-US"/>
              </w:rPr>
            </w:rPrChange>
          </w:rPr>
          <w:t>v</w:t>
        </w:r>
        <w:r w:rsidRPr="00281A6C">
          <w:t xml:space="preserve"> і </w:t>
        </w:r>
        <w:r w:rsidRPr="00281A6C">
          <w:rPr>
            <w:rPrChange w:id="106" w:author="Volodymyr Bondariev" w:date="2026-08-20T12:55:00Z" w16du:dateUtc="2026-08-20T09:55:00Z">
              <w:rPr>
                <w:lang w:val="en-US"/>
              </w:rPr>
            </w:rPrChange>
          </w:rPr>
          <w:t xml:space="preserve">v' </w:t>
        </w:r>
      </w:ins>
      <w:ins w:id="107" w:author="Volodymyr Bondariev" w:date="2026-08-18T20:11:00Z" w16du:dateUtc="2026-08-18T17:11:00Z">
        <w:r w:rsidRPr="00281A6C">
          <w:t xml:space="preserve">в рівнянні (4) означають </w:t>
        </w:r>
      </w:ins>
      <w:ins w:id="108" w:author="Volodymyr Bondariev" w:date="2026-08-18T20:13:00Z" w16du:dateUtc="2026-08-18T17:13:00Z">
        <w:r w:rsidRPr="00281A6C">
          <w:t xml:space="preserve">швидкість </w:t>
        </w:r>
      </w:ins>
      <w:ins w:id="109" w:author="Volodymyr Bondariev" w:date="2026-08-18T20:14:00Z" w16du:dateUtc="2026-08-18T17:14:00Z">
        <w:r w:rsidRPr="00281A6C">
          <w:t xml:space="preserve">однієї </w:t>
        </w:r>
      </w:ins>
      <w:ins w:id="110" w:author="Volodymyr Bondariev" w:date="2026-08-18T20:13:00Z" w16du:dateUtc="2026-08-18T17:13:00Z">
        <w:r w:rsidRPr="00281A6C">
          <w:t>частк</w:t>
        </w:r>
      </w:ins>
      <w:ins w:id="111" w:author="Volodymyr Bondariev" w:date="2026-08-18T20:14:00Z" w16du:dateUtc="2026-08-18T17:14:00Z">
        <w:r w:rsidRPr="00281A6C">
          <w:t>и.</w:t>
        </w:r>
      </w:ins>
    </w:p>
    <w:p w14:paraId="2A6191C4" w14:textId="7010B164" w:rsidR="00716627" w:rsidRPr="00281A6C" w:rsidRDefault="00A93478" w:rsidP="00B377FF">
      <w:pPr>
        <w:ind w:firstLine="708"/>
        <w:rPr>
          <w:ins w:id="112" w:author="Volodymyr Bondariev" w:date="2026-08-18T20:08:00Z" w16du:dateUtc="2026-08-18T17:08:00Z"/>
        </w:rPr>
      </w:pPr>
      <w:r w:rsidRPr="00281A6C">
        <w:t>Останнє рівняння і є основою керування ізобаричним процесом.</w:t>
      </w:r>
    </w:p>
    <w:p w14:paraId="3E201A23" w14:textId="77777777" w:rsidR="007E3175" w:rsidRPr="00281A6C" w:rsidRDefault="007E3175" w:rsidP="00B377FF">
      <w:pPr>
        <w:ind w:firstLine="708"/>
      </w:pPr>
    </w:p>
    <w:p w14:paraId="2EE143CC" w14:textId="2E65C213" w:rsidR="003D5893" w:rsidRPr="00281A6C" w:rsidRDefault="00A33844" w:rsidP="00A33844">
      <w:pPr>
        <w:ind w:firstLine="708"/>
        <w:rPr>
          <w:highlight w:val="yellow"/>
          <w:rPrChange w:id="113" w:author="Volodymyr Bondariev" w:date="2026-08-20T12:55:00Z" w16du:dateUtc="2026-08-20T09:55:00Z">
            <w:rPr/>
          </w:rPrChange>
        </w:rPr>
      </w:pPr>
      <w:r w:rsidRPr="00281A6C">
        <w:rPr>
          <w:highlight w:val="yellow"/>
          <w:rPrChange w:id="114" w:author="Volodymyr Bondariev" w:date="2026-08-20T12:55:00Z" w16du:dateUtc="2026-08-20T09:55:00Z">
            <w:rPr/>
          </w:rPrChange>
        </w:rPr>
        <w:t xml:space="preserve">Газ під поршнем поводиться як пружина, тому </w:t>
      </w:r>
      <w:r w:rsidR="00A93478" w:rsidRPr="00281A6C">
        <w:rPr>
          <w:highlight w:val="yellow"/>
          <w:rPrChange w:id="115" w:author="Volodymyr Bondariev" w:date="2026-08-20T12:55:00Z" w16du:dateUtc="2026-08-20T09:55:00Z">
            <w:rPr/>
          </w:rPrChange>
        </w:rPr>
        <w:t xml:space="preserve">наша </w:t>
      </w:r>
      <w:r w:rsidRPr="00281A6C">
        <w:rPr>
          <w:highlight w:val="yellow"/>
          <w:rPrChange w:id="116" w:author="Volodymyr Bondariev" w:date="2026-08-20T12:55:00Z" w16du:dateUtc="2026-08-20T09:55:00Z">
            <w:rPr/>
          </w:rPrChange>
        </w:rPr>
        <w:t>«</w:t>
      </w:r>
      <w:r w:rsidR="00A93478" w:rsidRPr="00281A6C">
        <w:rPr>
          <w:highlight w:val="yellow"/>
          <w:rPrChange w:id="117" w:author="Volodymyr Bondariev" w:date="2026-08-20T12:55:00Z" w16du:dateUtc="2026-08-20T09:55:00Z">
            <w:rPr/>
          </w:rPrChange>
        </w:rPr>
        <w:t>лабораторна установка</w:t>
      </w:r>
      <w:r w:rsidRPr="00281A6C">
        <w:rPr>
          <w:highlight w:val="yellow"/>
          <w:rPrChange w:id="118" w:author="Volodymyr Bondariev" w:date="2026-08-20T12:55:00Z" w16du:dateUtc="2026-08-20T09:55:00Z">
            <w:rPr/>
          </w:rPrChange>
        </w:rPr>
        <w:t>»</w:t>
      </w:r>
      <w:r w:rsidR="00A93478" w:rsidRPr="00281A6C">
        <w:rPr>
          <w:highlight w:val="yellow"/>
          <w:rPrChange w:id="119" w:author="Volodymyr Bondariev" w:date="2026-08-20T12:55:00Z" w16du:dateUtc="2026-08-20T09:55:00Z">
            <w:rPr/>
          </w:rPrChange>
        </w:rPr>
        <w:t xml:space="preserve"> </w:t>
      </w:r>
      <w:r w:rsidR="00A6012B" w:rsidRPr="00281A6C">
        <w:rPr>
          <w:highlight w:val="yellow"/>
          <w:rPrChange w:id="120" w:author="Volodymyr Bondariev" w:date="2026-08-20T12:55:00Z" w16du:dateUtc="2026-08-20T09:55:00Z">
            <w:rPr/>
          </w:rPrChange>
        </w:rPr>
        <w:t>нагадує</w:t>
      </w:r>
      <w:r w:rsidR="00A93478" w:rsidRPr="00281A6C">
        <w:rPr>
          <w:highlight w:val="yellow"/>
          <w:rPrChange w:id="121" w:author="Volodymyr Bondariev" w:date="2026-08-20T12:55:00Z" w16du:dateUtc="2026-08-20T09:55:00Z">
            <w:rPr/>
          </w:rPrChange>
        </w:rPr>
        <w:t xml:space="preserve"> пружинний маятник з власним періодом коливань</w:t>
      </w:r>
      <w:r w:rsidR="00354A43" w:rsidRPr="00281A6C">
        <w:rPr>
          <w:highlight w:val="yellow"/>
          <w:rPrChange w:id="122" w:author="Volodymyr Bondariev" w:date="2026-08-20T12:55:00Z" w16du:dateUtc="2026-08-20T09:55:00Z">
            <w:rPr/>
          </w:rPrChange>
        </w:rPr>
        <w:t>.</w:t>
      </w:r>
      <w:r w:rsidR="00A93478" w:rsidRPr="00281A6C">
        <w:rPr>
          <w:highlight w:val="yellow"/>
          <w:rPrChange w:id="123" w:author="Volodymyr Bondariev" w:date="2026-08-20T12:55:00Z" w16du:dateUtc="2026-08-20T09:55:00Z">
            <w:rPr/>
          </w:rPrChange>
        </w:rPr>
        <w:t xml:space="preserve"> </w:t>
      </w:r>
      <w:r w:rsidR="00354A43" w:rsidRPr="00281A6C">
        <w:rPr>
          <w:highlight w:val="yellow"/>
          <w:rPrChange w:id="124" w:author="Volodymyr Bondariev" w:date="2026-08-20T12:55:00Z" w16du:dateUtc="2026-08-20T09:55:00Z">
            <w:rPr/>
          </w:rPrChange>
        </w:rPr>
        <w:t>П</w:t>
      </w:r>
      <w:r w:rsidR="00A93478" w:rsidRPr="00281A6C">
        <w:rPr>
          <w:highlight w:val="yellow"/>
          <w:rPrChange w:id="125" w:author="Volodymyr Bondariev" w:date="2026-08-20T12:55:00Z" w16du:dateUtc="2026-08-20T09:55:00Z">
            <w:rPr/>
          </w:rPrChange>
        </w:rPr>
        <w:t>еріодичні дії на неї, в нашому випадку це ступінчасте підвищення температури</w:t>
      </w:r>
      <w:r w:rsidR="00354A43" w:rsidRPr="00281A6C">
        <w:rPr>
          <w:highlight w:val="yellow"/>
          <w:rPrChange w:id="126" w:author="Volodymyr Bondariev" w:date="2026-08-20T12:55:00Z" w16du:dateUtc="2026-08-20T09:55:00Z">
            <w:rPr/>
          </w:rPrChange>
        </w:rPr>
        <w:t>,  можуть провокувати резонансні явища</w:t>
      </w:r>
      <w:r w:rsidRPr="00281A6C">
        <w:rPr>
          <w:highlight w:val="yellow"/>
          <w:rPrChange w:id="127" w:author="Volodymyr Bondariev" w:date="2026-08-20T12:55:00Z" w16du:dateUtc="2026-08-20T09:55:00Z">
            <w:rPr/>
          </w:rPrChange>
        </w:rPr>
        <w:t xml:space="preserve"> і</w:t>
      </w:r>
      <w:r w:rsidR="00354A43" w:rsidRPr="00281A6C">
        <w:rPr>
          <w:highlight w:val="yellow"/>
          <w:rPrChange w:id="128" w:author="Volodymyr Bondariev" w:date="2026-08-20T12:55:00Z" w16du:dateUtc="2026-08-20T09:55:00Z">
            <w:rPr/>
          </w:rPrChange>
        </w:rPr>
        <w:t xml:space="preserve"> необхідність в негативному зворотному зв'язку, який би гасив небажані коливання поршня</w:t>
      </w:r>
      <w:r w:rsidRPr="00281A6C">
        <w:rPr>
          <w:highlight w:val="yellow"/>
          <w:rPrChange w:id="129" w:author="Volodymyr Bondariev" w:date="2026-08-20T12:55:00Z" w16du:dateUtc="2026-08-20T09:55:00Z">
            <w:rPr/>
          </w:rPrChange>
        </w:rPr>
        <w:t xml:space="preserve"> із вантажем</w:t>
      </w:r>
      <w:r w:rsidR="00354A43" w:rsidRPr="00281A6C">
        <w:rPr>
          <w:highlight w:val="yellow"/>
          <w:rPrChange w:id="130" w:author="Volodymyr Bondariev" w:date="2026-08-20T12:55:00Z" w16du:dateUtc="2026-08-20T09:55:00Z">
            <w:rPr/>
          </w:rPrChange>
        </w:rPr>
        <w:t>.</w:t>
      </w:r>
      <w:r w:rsidR="00E94DD9" w:rsidRPr="00281A6C">
        <w:rPr>
          <w:highlight w:val="yellow"/>
          <w:rPrChange w:id="131" w:author="Volodymyr Bondariev" w:date="2026-08-20T12:55:00Z" w16du:dateUtc="2026-08-20T09:55:00Z">
            <w:rPr/>
          </w:rPrChange>
        </w:rPr>
        <w:t xml:space="preserve"> Наприклад, коли швидкість поршня відрізняється від бажаної, </w:t>
      </w:r>
      <w:r w:rsidR="00A6012B" w:rsidRPr="00281A6C">
        <w:rPr>
          <w:highlight w:val="yellow"/>
          <w:rPrChange w:id="132" w:author="Volodymyr Bondariev" w:date="2026-08-20T12:55:00Z" w16du:dateUtc="2026-08-20T09:55:00Z">
            <w:rPr/>
          </w:rPrChange>
        </w:rPr>
        <w:t>наблизити</w:t>
      </w:r>
      <w:r w:rsidR="00E94DD9" w:rsidRPr="00281A6C">
        <w:rPr>
          <w:highlight w:val="yellow"/>
          <w:rPrChange w:id="133" w:author="Volodymyr Bondariev" w:date="2026-08-20T12:55:00Z" w16du:dateUtc="2026-08-20T09:55:00Z">
            <w:rPr/>
          </w:rPrChange>
        </w:rPr>
        <w:t xml:space="preserve"> її </w:t>
      </w:r>
      <w:r w:rsidR="00A6012B" w:rsidRPr="00281A6C">
        <w:rPr>
          <w:highlight w:val="yellow"/>
          <w:rPrChange w:id="134" w:author="Volodymyr Bondariev" w:date="2026-08-20T12:55:00Z" w16du:dateUtc="2026-08-20T09:55:00Z">
            <w:rPr/>
          </w:rPrChange>
        </w:rPr>
        <w:t>до</w:t>
      </w:r>
      <w:r w:rsidR="00E94DD9" w:rsidRPr="00281A6C">
        <w:rPr>
          <w:highlight w:val="yellow"/>
          <w:rPrChange w:id="135" w:author="Volodymyr Bondariev" w:date="2026-08-20T12:55:00Z" w16du:dateUtc="2026-08-20T09:55:00Z">
            <w:rPr/>
          </w:rPrChange>
        </w:rPr>
        <w:t xml:space="preserve"> бажан</w:t>
      </w:r>
      <w:r w:rsidR="00A6012B" w:rsidRPr="00281A6C">
        <w:rPr>
          <w:highlight w:val="yellow"/>
          <w:rPrChange w:id="136" w:author="Volodymyr Bondariev" w:date="2026-08-20T12:55:00Z" w16du:dateUtc="2026-08-20T09:55:00Z">
            <w:rPr/>
          </w:rPrChange>
        </w:rPr>
        <w:t>ої</w:t>
      </w:r>
      <w:r w:rsidR="00E94DD9" w:rsidRPr="00281A6C">
        <w:rPr>
          <w:highlight w:val="yellow"/>
          <w:rPrChange w:id="137" w:author="Volodymyr Bondariev" w:date="2026-08-20T12:55:00Z" w16du:dateUtc="2026-08-20T09:55:00Z">
            <w:rPr/>
          </w:rPrChange>
        </w:rPr>
        <w:t xml:space="preserve">, а </w:t>
      </w:r>
      <w:r w:rsidRPr="00281A6C">
        <w:rPr>
          <w:highlight w:val="yellow"/>
          <w:rPrChange w:id="138" w:author="Volodymyr Bondariev" w:date="2026-08-20T12:55:00Z" w16du:dateUtc="2026-08-20T09:55:00Z">
            <w:rPr/>
          </w:rPrChange>
        </w:rPr>
        <w:t>зміну</w:t>
      </w:r>
      <w:r w:rsidR="00E94DD9" w:rsidRPr="00281A6C">
        <w:rPr>
          <w:highlight w:val="yellow"/>
          <w:rPrChange w:id="139" w:author="Volodymyr Bondariev" w:date="2026-08-20T12:55:00Z" w16du:dateUtc="2026-08-20T09:55:00Z">
            <w:rPr/>
          </w:rPrChange>
        </w:rPr>
        <w:t xml:space="preserve"> кінетичн</w:t>
      </w:r>
      <w:r w:rsidRPr="00281A6C">
        <w:rPr>
          <w:highlight w:val="yellow"/>
          <w:rPrChange w:id="140" w:author="Volodymyr Bondariev" w:date="2026-08-20T12:55:00Z" w16du:dateUtc="2026-08-20T09:55:00Z">
            <w:rPr/>
          </w:rPrChange>
        </w:rPr>
        <w:t xml:space="preserve">ої </w:t>
      </w:r>
      <w:r w:rsidR="00E94DD9" w:rsidRPr="00281A6C">
        <w:rPr>
          <w:highlight w:val="yellow"/>
          <w:rPrChange w:id="141" w:author="Volodymyr Bondariev" w:date="2026-08-20T12:55:00Z" w16du:dateUtc="2026-08-20T09:55:00Z">
            <w:rPr/>
          </w:rPrChange>
        </w:rPr>
        <w:t>енергії</w:t>
      </w:r>
      <w:r w:rsidRPr="00281A6C">
        <w:rPr>
          <w:highlight w:val="yellow"/>
          <w:rPrChange w:id="142" w:author="Volodymyr Bondariev" w:date="2026-08-20T12:55:00Z" w16du:dateUtc="2026-08-20T09:55:00Z">
            <w:rPr/>
          </w:rPrChange>
        </w:rPr>
        <w:t xml:space="preserve"> </w:t>
      </w:r>
      <w:r w:rsidR="00E94DD9" w:rsidRPr="00281A6C">
        <w:rPr>
          <w:highlight w:val="yellow"/>
          <w:rPrChange w:id="143" w:author="Volodymyr Bondariev" w:date="2026-08-20T12:55:00Z" w16du:dateUtc="2026-08-20T09:55:00Z">
            <w:rPr/>
          </w:rPrChange>
        </w:rPr>
        <w:t>вантажу</w:t>
      </w:r>
      <w:r w:rsidRPr="00281A6C">
        <w:rPr>
          <w:highlight w:val="yellow"/>
          <w:rPrChange w:id="144" w:author="Volodymyr Bondariev" w:date="2026-08-20T12:55:00Z" w16du:dateUtc="2026-08-20T09:55:00Z">
            <w:rPr/>
          </w:rPrChange>
        </w:rPr>
        <w:t xml:space="preserve"> компенсувати кількістю</w:t>
      </w:r>
      <w:r w:rsidR="00E94DD9" w:rsidRPr="00281A6C">
        <w:rPr>
          <w:highlight w:val="yellow"/>
          <w:rPrChange w:id="145" w:author="Volodymyr Bondariev" w:date="2026-08-20T12:55:00Z" w16du:dateUtc="2026-08-20T09:55:00Z">
            <w:rPr/>
          </w:rPrChange>
        </w:rPr>
        <w:t xml:space="preserve"> тепла, яке передається газу</w:t>
      </w:r>
      <w:r w:rsidRPr="00281A6C">
        <w:rPr>
          <w:highlight w:val="yellow"/>
          <w:rPrChange w:id="146" w:author="Volodymyr Bondariev" w:date="2026-08-20T12:55:00Z" w16du:dateUtc="2026-08-20T09:55:00Z">
            <w:rPr/>
          </w:rPrChange>
        </w:rPr>
        <w:t xml:space="preserve"> нагрівачем</w:t>
      </w:r>
      <w:r w:rsidR="00E94DD9" w:rsidRPr="00281A6C">
        <w:rPr>
          <w:highlight w:val="yellow"/>
          <w:rPrChange w:id="147" w:author="Volodymyr Bondariev" w:date="2026-08-20T12:55:00Z" w16du:dateUtc="2026-08-20T09:55:00Z">
            <w:rPr/>
          </w:rPrChange>
        </w:rPr>
        <w:t>.</w:t>
      </w:r>
      <w:r w:rsidR="003D5893" w:rsidRPr="00281A6C">
        <w:rPr>
          <w:highlight w:val="yellow"/>
          <w:rPrChange w:id="148" w:author="Volodymyr Bondariev" w:date="2026-08-20T12:55:00Z" w16du:dateUtc="2026-08-20T09:55:00Z">
            <w:rPr/>
          </w:rPrChange>
        </w:rPr>
        <w:t xml:space="preserve"> Ц</w:t>
      </w:r>
      <w:r w:rsidRPr="00281A6C">
        <w:rPr>
          <w:highlight w:val="yellow"/>
          <w:rPrChange w:id="149" w:author="Volodymyr Bondariev" w:date="2026-08-20T12:55:00Z" w16du:dateUtc="2026-08-20T09:55:00Z">
            <w:rPr/>
          </w:rPrChange>
        </w:rPr>
        <w:t>і</w:t>
      </w:r>
      <w:r w:rsidR="003D5893" w:rsidRPr="00281A6C">
        <w:rPr>
          <w:highlight w:val="yellow"/>
          <w:rPrChange w:id="150" w:author="Volodymyr Bondariev" w:date="2026-08-20T12:55:00Z" w16du:dateUtc="2026-08-20T09:55:00Z">
            <w:rPr/>
          </w:rPrChange>
        </w:rPr>
        <w:t xml:space="preserve"> ді</w:t>
      </w:r>
      <w:r w:rsidRPr="00281A6C">
        <w:rPr>
          <w:highlight w:val="yellow"/>
          <w:rPrChange w:id="151" w:author="Volodymyr Bondariev" w:date="2026-08-20T12:55:00Z" w16du:dateUtc="2026-08-20T09:55:00Z">
            <w:rPr/>
          </w:rPrChange>
        </w:rPr>
        <w:t>ї</w:t>
      </w:r>
      <w:r w:rsidR="003D5893" w:rsidRPr="00281A6C">
        <w:rPr>
          <w:highlight w:val="yellow"/>
          <w:rPrChange w:id="152" w:author="Volodymyr Bondariev" w:date="2026-08-20T12:55:00Z" w16du:dateUtc="2026-08-20T09:55:00Z">
            <w:rPr/>
          </w:rPrChange>
        </w:rPr>
        <w:t xml:space="preserve"> описується системою </w:t>
      </w:r>
      <w:r w:rsidRPr="00281A6C">
        <w:rPr>
          <w:highlight w:val="yellow"/>
          <w:rPrChange w:id="153" w:author="Volodymyr Bondariev" w:date="2026-08-20T12:55:00Z" w16du:dateUtc="2026-08-20T09:55:00Z">
            <w:rPr/>
          </w:rPrChange>
        </w:rPr>
        <w:t>рівнянь.</w:t>
      </w:r>
    </w:p>
    <w:p w14:paraId="4C49DFEE" w14:textId="26EA3F45" w:rsidR="006C0571" w:rsidRPr="00281A6C" w:rsidRDefault="00A6012B" w:rsidP="006C0571">
      <w:pPr>
        <w:ind w:firstLine="708"/>
        <w:rPr>
          <w:highlight w:val="yellow"/>
          <w:rPrChange w:id="154" w:author="Volodymyr Bondariev" w:date="2026-08-20T12:55:00Z" w16du:dateUtc="2026-08-20T09:55:00Z">
            <w:rPr/>
          </w:rPrChange>
        </w:rPr>
      </w:pPr>
      <m:oMathPara>
        <m:oMath>
          <m:r>
            <w:rPr>
              <w:rFonts w:ascii="Cambria Math" w:hAnsi="Cambria Math"/>
              <w:highlight w:val="yellow"/>
              <w:rPrChange w:id="155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>u=f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rPrChange w:id="156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 xml:space="preserve">w, 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rPrChange w:id="157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rPrChange w:id="158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highlight w:val="yellow"/>
              <w:rPrChange w:id="159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 xml:space="preserve"> ;          ΔQ=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  <w:rPrChange w:id="160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  <w:rPrChange w:id="161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2</m:t>
                  </m:r>
                </m:sup>
              </m:sSup>
              <m:r>
                <w:rPr>
                  <w:rFonts w:ascii="Cambria Math" w:hAnsi="Cambria Math"/>
                  <w:highlight w:val="yellow"/>
                  <w:rPrChange w:id="162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yellow"/>
                      <w:rPrChange w:id="163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rPrChange w:id="164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  <w:rPrChange w:id="165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rPrChange w:id="166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M</m:t>
              </m:r>
            </m:num>
            <m:den>
              <m:r>
                <w:rPr>
                  <w:rFonts w:ascii="Cambria Math" w:hAnsi="Cambria Math"/>
                  <w:highlight w:val="yellow"/>
                  <w:rPrChange w:id="167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2</m:t>
              </m:r>
            </m:den>
          </m:f>
          <m:r>
            <w:rPr>
              <w:rFonts w:ascii="Cambria Math" w:hAnsi="Cambria Math"/>
              <w:highlight w:val="yellow"/>
              <w:rPrChange w:id="168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 xml:space="preserve"> ;          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rPrChange w:id="169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ε</m:t>
              </m:r>
            </m:e>
            <m:sub>
              <m:r>
                <w:rPr>
                  <w:rFonts w:ascii="Cambria Math" w:hAnsi="Cambria Math"/>
                  <w:highlight w:val="yellow"/>
                  <w:rPrChange w:id="170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q</m:t>
              </m:r>
            </m:sub>
          </m:sSub>
          <m:r>
            <w:rPr>
              <w:rFonts w:ascii="Cambria Math" w:hAnsi="Cambria Math"/>
              <w:highlight w:val="yellow"/>
              <w:rPrChange w:id="171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rPrChange w:id="172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ΔQ</m:t>
              </m:r>
            </m:num>
            <m:den>
              <m:r>
                <w:rPr>
                  <w:rFonts w:ascii="Cambria Math" w:hAnsi="Cambria Math"/>
                  <w:highlight w:val="yellow"/>
                  <w:rPrChange w:id="173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nm</m:t>
              </m:r>
            </m:den>
          </m:f>
          <m:r>
            <w:rPr>
              <w:rFonts w:ascii="Cambria Math" w:hAnsi="Cambria Math"/>
              <w:highlight w:val="yellow"/>
              <w:rPrChange w:id="174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 xml:space="preserve">   </m:t>
          </m:r>
        </m:oMath>
      </m:oMathPara>
    </w:p>
    <w:p w14:paraId="5B027697" w14:textId="1EFFD04D" w:rsidR="00BC17B3" w:rsidRPr="00281A6C" w:rsidRDefault="006C0571" w:rsidP="00EE1658">
      <w:pPr>
        <w:rPr>
          <w:highlight w:val="yellow"/>
          <w:rPrChange w:id="175" w:author="Volodymyr Bondariev" w:date="2026-08-20T12:55:00Z" w16du:dateUtc="2026-08-20T09:55:00Z">
            <w:rPr/>
          </w:rPrChange>
        </w:rPr>
      </w:pPr>
      <w:r w:rsidRPr="00281A6C">
        <w:rPr>
          <w:highlight w:val="yellow"/>
          <w:rPrChange w:id="176" w:author="Volodymyr Bondariev" w:date="2026-08-20T12:55:00Z" w16du:dateUtc="2026-08-20T09:55:00Z">
            <w:rPr/>
          </w:rPrChange>
        </w:rPr>
        <w:t xml:space="preserve">Тут </w:t>
      </w:r>
      <w:r w:rsidR="00A6012B" w:rsidRPr="00281A6C">
        <w:rPr>
          <w:i/>
          <w:iCs/>
          <w:highlight w:val="yellow"/>
          <w:rPrChange w:id="177" w:author="Volodymyr Bondariev" w:date="2026-08-20T12:55:00Z" w16du:dateUtc="2026-08-20T09:55:00Z">
            <w:rPr>
              <w:i/>
              <w:iCs/>
            </w:rPr>
          </w:rPrChange>
        </w:rPr>
        <w:t>u</w:t>
      </w:r>
      <w:r w:rsidR="00A6012B" w:rsidRPr="00281A6C">
        <w:rPr>
          <w:highlight w:val="yellow"/>
          <w:rPrChange w:id="178" w:author="Volodymyr Bondariev" w:date="2026-08-20T12:55:00Z" w16du:dateUtc="2026-08-20T09:55:00Z">
            <w:rPr/>
          </w:rPrChange>
        </w:rPr>
        <w:t xml:space="preserve"> </w:t>
      </w:r>
      <w:r w:rsidRPr="00281A6C">
        <w:rPr>
          <w:highlight w:val="yellow"/>
          <w:rPrChange w:id="179" w:author="Volodymyr Bondariev" w:date="2026-08-20T12:55:00Z" w16du:dateUtc="2026-08-20T09:55:00Z">
            <w:rPr/>
          </w:rPrChange>
        </w:rPr>
        <w:t>означає</w:t>
      </w:r>
      <w:r w:rsidR="00A6012B" w:rsidRPr="00281A6C">
        <w:rPr>
          <w:highlight w:val="yellow"/>
          <w:rPrChange w:id="180" w:author="Volodymyr Bondariev" w:date="2026-08-20T12:55:00Z" w16du:dateUtc="2026-08-20T09:55:00Z">
            <w:rPr/>
          </w:rPrChange>
        </w:rPr>
        <w:t xml:space="preserve"> швидкість поршня, наближену до бажаної,</w:t>
      </w:r>
      <w:r w:rsidR="00A33844" w:rsidRPr="00281A6C">
        <w:rPr>
          <w:highlight w:val="yellow"/>
          <w:rPrChange w:id="181" w:author="Volodymyr Bondariev" w:date="2026-08-20T12:55:00Z" w16du:dateUtc="2026-08-20T09:55:00Z">
            <w:rPr/>
          </w:rPrChange>
        </w:rPr>
        <w:t xml:space="preserve"> </w:t>
      </w:r>
      <w:proofErr w:type="spellStart"/>
      <w:r w:rsidR="00A33844" w:rsidRPr="00281A6C">
        <w:rPr>
          <w:i/>
          <w:iCs/>
          <w:highlight w:val="yellow"/>
          <w:rPrChange w:id="182" w:author="Volodymyr Bondariev" w:date="2026-08-20T12:55:00Z" w16du:dateUtc="2026-08-20T09:55:00Z">
            <w:rPr>
              <w:i/>
              <w:iCs/>
            </w:rPr>
          </w:rPrChange>
        </w:rPr>
        <w:t>ΔQ</w:t>
      </w:r>
      <w:proofErr w:type="spellEnd"/>
      <w:r w:rsidR="00A33844" w:rsidRPr="00281A6C">
        <w:rPr>
          <w:highlight w:val="yellow"/>
          <w:rPrChange w:id="183" w:author="Volodymyr Bondariev" w:date="2026-08-20T12:55:00Z" w16du:dateUtc="2026-08-20T09:55:00Z">
            <w:rPr/>
          </w:rPrChange>
        </w:rPr>
        <w:t xml:space="preserve"> – різницю в кінетичній енергії вантажу,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  <w:rPrChange w:id="184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ε</m:t>
            </m:r>
          </m:e>
          <m:sub>
            <m:r>
              <w:rPr>
                <w:rFonts w:ascii="Cambria Math" w:hAnsi="Cambria Math"/>
                <w:highlight w:val="yellow"/>
                <w:rPrChange w:id="185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q</m:t>
            </m:r>
          </m:sub>
        </m:sSub>
      </m:oMath>
      <w:r w:rsidR="00A6012B" w:rsidRPr="00281A6C">
        <w:rPr>
          <w:highlight w:val="yellow"/>
          <w:rPrChange w:id="186" w:author="Volodymyr Bondariev" w:date="2026-08-20T12:55:00Z" w16du:dateUtc="2026-08-20T09:55:00Z">
            <w:rPr/>
          </w:rPrChange>
        </w:rPr>
        <w:t xml:space="preserve"> </w:t>
      </w:r>
      <w:r w:rsidR="00A33844" w:rsidRPr="00281A6C">
        <w:rPr>
          <w:highlight w:val="yellow"/>
          <w:rPrChange w:id="187" w:author="Volodymyr Bondariev" w:date="2026-08-20T12:55:00Z" w16du:dateUtc="2026-08-20T09:55:00Z">
            <w:rPr/>
          </w:rPrChange>
        </w:rPr>
        <w:t xml:space="preserve">– </w:t>
      </w:r>
      <w:r w:rsidR="00BC17B3" w:rsidRPr="00281A6C">
        <w:rPr>
          <w:highlight w:val="yellow"/>
          <w:rPrChange w:id="188" w:author="Volodymyr Bondariev" w:date="2026-08-20T12:55:00Z" w16du:dateUtc="2026-08-20T09:55:00Z">
            <w:rPr/>
          </w:rPrChange>
        </w:rPr>
        <w:t xml:space="preserve">параметр, яким керується нагрівач при зміні швидкості кожної частки, </w:t>
      </w:r>
      <w:r w:rsidR="00BC17B3" w:rsidRPr="00281A6C">
        <w:rPr>
          <w:i/>
          <w:iCs/>
          <w:highlight w:val="yellow"/>
          <w:rPrChange w:id="189" w:author="Volodymyr Bondariev" w:date="2026-08-20T12:55:00Z" w16du:dateUtc="2026-08-20T09:55:00Z">
            <w:rPr>
              <w:i/>
              <w:iCs/>
            </w:rPr>
          </w:rPrChange>
        </w:rPr>
        <w:t>n</w:t>
      </w:r>
      <w:r w:rsidR="00BC17B3" w:rsidRPr="00281A6C">
        <w:rPr>
          <w:highlight w:val="yellow"/>
          <w:rPrChange w:id="190" w:author="Volodymyr Bondariev" w:date="2026-08-20T12:55:00Z" w16du:dateUtc="2026-08-20T09:55:00Z">
            <w:rPr/>
          </w:rPrChange>
        </w:rPr>
        <w:t xml:space="preserve"> – загальна кількість часток, </w:t>
      </w:r>
      <w:r w:rsidR="00BC17B3" w:rsidRPr="00281A6C">
        <w:rPr>
          <w:i/>
          <w:iCs/>
          <w:highlight w:val="yellow"/>
          <w:rPrChange w:id="191" w:author="Volodymyr Bondariev" w:date="2026-08-20T12:55:00Z" w16du:dateUtc="2026-08-20T09:55:00Z">
            <w:rPr>
              <w:i/>
              <w:iCs/>
            </w:rPr>
          </w:rPrChange>
        </w:rPr>
        <w:t>m</w:t>
      </w:r>
      <w:r w:rsidR="00BC17B3" w:rsidRPr="00281A6C">
        <w:rPr>
          <w:highlight w:val="yellow"/>
          <w:rPrChange w:id="192" w:author="Volodymyr Bondariev" w:date="2026-08-20T12:55:00Z" w16du:dateUtc="2026-08-20T09:55:00Z">
            <w:rPr/>
          </w:rPrChange>
        </w:rPr>
        <w:t xml:space="preserve"> – маса однієї частки. Функція </w:t>
      </w:r>
      <w:r w:rsidR="00BC17B3" w:rsidRPr="00281A6C">
        <w:rPr>
          <w:i/>
          <w:iCs/>
          <w:highlight w:val="yellow"/>
          <w:rPrChange w:id="193" w:author="Volodymyr Bondariev" w:date="2026-08-20T12:55:00Z" w16du:dateUtc="2026-08-20T09:55:00Z">
            <w:rPr>
              <w:i/>
              <w:iCs/>
            </w:rPr>
          </w:rPrChange>
        </w:rPr>
        <w:t>f</w:t>
      </w:r>
      <w:r w:rsidR="00BC17B3" w:rsidRPr="00281A6C">
        <w:rPr>
          <w:highlight w:val="yellow"/>
          <w:rPrChange w:id="194" w:author="Volodymyr Bondariev" w:date="2026-08-20T12:55:00Z" w16du:dateUtc="2026-08-20T09:55:00Z">
            <w:rPr/>
          </w:rPrChange>
        </w:rPr>
        <w:t xml:space="preserve"> визначає, </w:t>
      </w:r>
      <w:r w:rsidR="00A14EAA" w:rsidRPr="00281A6C">
        <w:rPr>
          <w:highlight w:val="yellow"/>
          <w:rPrChange w:id="195" w:author="Volodymyr Bondariev" w:date="2026-08-20T12:55:00Z" w16du:dateUtc="2026-08-20T09:55:00Z">
            <w:rPr/>
          </w:rPrChange>
        </w:rPr>
        <w:t xml:space="preserve">як наближувати швидкість поршня до бажаної. </w:t>
      </w:r>
      <m:oMath>
        <m:r>
          <w:rPr>
            <w:rFonts w:ascii="Cambria Math" w:hAnsi="Cambria Math"/>
            <w:highlight w:val="yellow"/>
            <w:rPrChange w:id="196" w:author="Volodymyr Bondariev" w:date="2026-08-20T12:55:00Z" w16du:dateUtc="2026-08-20T09:55:00Z">
              <w:rPr>
                <w:rFonts w:ascii="Cambria Math" w:hAnsi="Cambria Math"/>
              </w:rPr>
            </w:rPrChange>
          </w:rPr>
          <m:t xml:space="preserve">u= 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  <w:rPrChange w:id="197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  <w:rPrChange w:id="198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P</m:t>
            </m:r>
          </m:sub>
        </m:sSub>
      </m:oMath>
      <w:r w:rsidR="00A14EAA" w:rsidRPr="00281A6C">
        <w:rPr>
          <w:highlight w:val="yellow"/>
          <w:rPrChange w:id="199" w:author="Volodymyr Bondariev" w:date="2026-08-20T12:55:00Z" w16du:dateUtc="2026-08-20T09:55:00Z">
            <w:rPr/>
          </w:rPrChange>
        </w:rPr>
        <w:t xml:space="preserve"> було б найпростішим варіантом, але тоді </w:t>
      </w:r>
      <w:proofErr w:type="spellStart"/>
      <w:r w:rsidR="00A14EAA" w:rsidRPr="00281A6C">
        <w:rPr>
          <w:i/>
          <w:iCs/>
          <w:highlight w:val="yellow"/>
          <w:rPrChange w:id="200" w:author="Volodymyr Bondariev" w:date="2026-08-20T12:55:00Z" w16du:dateUtc="2026-08-20T09:55:00Z">
            <w:rPr>
              <w:i/>
              <w:iCs/>
            </w:rPr>
          </w:rPrChange>
        </w:rPr>
        <w:t>ΔQ</w:t>
      </w:r>
      <w:proofErr w:type="spellEnd"/>
      <w:r w:rsidR="00B36D64" w:rsidRPr="00281A6C">
        <w:rPr>
          <w:i/>
          <w:iCs/>
          <w:highlight w:val="yellow"/>
          <w:rPrChange w:id="201" w:author="Volodymyr Bondariev" w:date="2026-08-20T12:55:00Z" w16du:dateUtc="2026-08-20T09:55:00Z">
            <w:rPr>
              <w:i/>
              <w:iCs/>
            </w:rPr>
          </w:rPrChange>
        </w:rPr>
        <w:t xml:space="preserve">, </w:t>
      </w:r>
      <w:r w:rsidR="00B36D64" w:rsidRPr="00281A6C">
        <w:rPr>
          <w:highlight w:val="yellow"/>
          <w:rPrChange w:id="202" w:author="Volodymyr Bondariev" w:date="2026-08-20T12:55:00Z" w16du:dateUtc="2026-08-20T09:55:00Z">
            <w:rPr/>
          </w:rPrChange>
        </w:rPr>
        <w:t>а з ним і</w:t>
      </w:r>
      <w:r w:rsidR="00B36D64" w:rsidRPr="00281A6C">
        <w:rPr>
          <w:i/>
          <w:iCs/>
          <w:highlight w:val="yellow"/>
          <w:rPrChange w:id="203" w:author="Volodymyr Bondariev" w:date="2026-08-20T12:55:00Z" w16du:dateUtc="2026-08-20T09:55:00Z">
            <w:rPr>
              <w:i/>
              <w:iCs/>
            </w:rPr>
          </w:rPrChange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  <w:rPrChange w:id="204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ε</m:t>
            </m:r>
          </m:e>
          <m:sub>
            <m:r>
              <w:rPr>
                <w:rFonts w:ascii="Cambria Math" w:hAnsi="Cambria Math"/>
                <w:highlight w:val="yellow"/>
                <w:rPrChange w:id="205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q</m:t>
            </m:r>
          </m:sub>
        </m:sSub>
      </m:oMath>
      <w:r w:rsidR="00B36D64" w:rsidRPr="00281A6C">
        <w:rPr>
          <w:i/>
          <w:highlight w:val="yellow"/>
          <w:rPrChange w:id="206" w:author="Volodymyr Bondariev" w:date="2026-08-20T12:55:00Z" w16du:dateUtc="2026-08-20T09:55:00Z">
            <w:rPr>
              <w:i/>
            </w:rPr>
          </w:rPrChange>
        </w:rPr>
        <w:t xml:space="preserve"> </w:t>
      </w:r>
      <w:r w:rsidR="00A14EAA" w:rsidRPr="00281A6C">
        <w:rPr>
          <w:highlight w:val="yellow"/>
          <w:rPrChange w:id="207" w:author="Volodymyr Bondariev" w:date="2026-08-20T12:55:00Z" w16du:dateUtc="2026-08-20T09:55:00Z">
            <w:rPr/>
          </w:rPrChange>
        </w:rPr>
        <w:t>мож</w:t>
      </w:r>
      <w:r w:rsidR="00B36D64" w:rsidRPr="00281A6C">
        <w:rPr>
          <w:highlight w:val="yellow"/>
          <w:rPrChange w:id="208" w:author="Volodymyr Bondariev" w:date="2026-08-20T12:55:00Z" w16du:dateUtc="2026-08-20T09:55:00Z">
            <w:rPr/>
          </w:rPrChange>
        </w:rPr>
        <w:t>уть</w:t>
      </w:r>
      <w:r w:rsidR="00A14EAA" w:rsidRPr="00281A6C">
        <w:rPr>
          <w:highlight w:val="yellow"/>
          <w:rPrChange w:id="209" w:author="Volodymyr Bondariev" w:date="2026-08-20T12:55:00Z" w16du:dateUtc="2026-08-20T09:55:00Z">
            <w:rPr/>
          </w:rPrChange>
        </w:rPr>
        <w:t xml:space="preserve"> </w:t>
      </w:r>
      <w:r w:rsidR="00B36D64" w:rsidRPr="00281A6C">
        <w:rPr>
          <w:highlight w:val="yellow"/>
          <w:rPrChange w:id="210" w:author="Volodymyr Bondariev" w:date="2026-08-20T12:55:00Z" w16du:dateUtc="2026-08-20T09:55:00Z">
            <w:rPr/>
          </w:rPrChange>
        </w:rPr>
        <w:t>стати завеликими, і збільшити похибку обчислень</w:t>
      </w:r>
      <w:r w:rsidR="00EE1658" w:rsidRPr="00281A6C">
        <w:rPr>
          <w:highlight w:val="yellow"/>
          <w:rPrChange w:id="211" w:author="Volodymyr Bondariev" w:date="2026-08-20T12:55:00Z" w16du:dateUtc="2026-08-20T09:55:00Z">
            <w:rPr/>
          </w:rPrChange>
        </w:rPr>
        <w:t xml:space="preserve">, тому різницю між </w:t>
      </w:r>
      <w:r w:rsidR="00EE1658" w:rsidRPr="00281A6C">
        <w:rPr>
          <w:i/>
          <w:iCs/>
          <w:highlight w:val="yellow"/>
          <w:rPrChange w:id="212" w:author="Volodymyr Bondariev" w:date="2026-08-20T12:55:00Z" w16du:dateUtc="2026-08-20T09:55:00Z">
            <w:rPr>
              <w:i/>
              <w:iCs/>
            </w:rPr>
          </w:rPrChange>
        </w:rPr>
        <w:t>u</w:t>
      </w:r>
      <w:r w:rsidR="00EE1658" w:rsidRPr="00281A6C">
        <w:rPr>
          <w:highlight w:val="yellow"/>
          <w:rPrChange w:id="213" w:author="Volodymyr Bondariev" w:date="2026-08-20T12:55:00Z" w16du:dateUtc="2026-08-20T09:55:00Z">
            <w:rPr/>
          </w:rPrChange>
        </w:rPr>
        <w:t xml:space="preserve"> і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  <w:rPrChange w:id="214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  <w:rPrChange w:id="215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p</m:t>
            </m:r>
          </m:sub>
        </m:sSub>
      </m:oMath>
      <w:r w:rsidR="00EE1658" w:rsidRPr="00281A6C">
        <w:rPr>
          <w:highlight w:val="yellow"/>
          <w:rPrChange w:id="216" w:author="Volodymyr Bondariev" w:date="2026-08-20T12:55:00Z" w16du:dateUtc="2026-08-20T09:55:00Z">
            <w:rPr/>
          </w:rPrChange>
        </w:rPr>
        <w:t xml:space="preserve"> варто обмежити якимось пороговим значенням. Поправку нагрівання дає рівняння (5).</w:t>
      </w:r>
    </w:p>
    <w:p w14:paraId="7F248CE5" w14:textId="56E6E13A" w:rsidR="00BC17B3" w:rsidRPr="00281A6C" w:rsidRDefault="00BC17B3" w:rsidP="00EE1658">
      <w:pPr>
        <w:ind w:firstLine="708"/>
        <w:rPr>
          <w:highlight w:val="yellow"/>
          <w:rPrChange w:id="217" w:author="Volodymyr Bondariev" w:date="2026-08-20T12:55:00Z" w16du:dateUtc="2026-08-20T09:55:00Z">
            <w:rPr/>
          </w:rPrChange>
        </w:rPr>
      </w:pPr>
      <m:oMathPara>
        <m:oMath>
          <m:r>
            <w:rPr>
              <w:rFonts w:ascii="Cambria Math" w:hAnsi="Cambria Math"/>
              <w:highlight w:val="yellow"/>
              <w:rPrChange w:id="218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 xml:space="preserve">v''≈v' (1+ 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rPrChange w:id="219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ε</m:t>
              </m:r>
            </m:e>
            <m:sub>
              <m:r>
                <w:rPr>
                  <w:rFonts w:ascii="Cambria Math" w:hAnsi="Cambria Math"/>
                  <w:highlight w:val="yellow"/>
                  <w:rPrChange w:id="220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q</m:t>
              </m:r>
            </m:sub>
          </m:sSub>
          <m:r>
            <w:rPr>
              <w:rFonts w:ascii="Cambria Math" w:hAnsi="Cambria Math"/>
              <w:highlight w:val="yellow"/>
              <w:rPrChange w:id="221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 xml:space="preserve">)                             (5)   </m:t>
          </m:r>
        </m:oMath>
      </m:oMathPara>
    </w:p>
    <w:p w14:paraId="7A5F5671" w14:textId="468A2F6D" w:rsidR="006C0571" w:rsidRPr="00281A6C" w:rsidRDefault="006C0571">
      <w:r w:rsidRPr="00281A6C">
        <w:rPr>
          <w:highlight w:val="yellow"/>
          <w:rPrChange w:id="222" w:author="Volodymyr Bondariev" w:date="2026-08-20T12:55:00Z" w16du:dateUtc="2026-08-20T09:55:00Z">
            <w:rPr/>
          </w:rPrChange>
        </w:rPr>
        <w:t>Застосування рівнян</w:t>
      </w:r>
      <w:r w:rsidR="00BC17B3" w:rsidRPr="00281A6C">
        <w:rPr>
          <w:highlight w:val="yellow"/>
          <w:rPrChange w:id="223" w:author="Volodymyr Bondariev" w:date="2026-08-20T12:55:00Z" w16du:dateUtc="2026-08-20T09:55:00Z">
            <w:rPr/>
          </w:rPrChange>
        </w:rPr>
        <w:t>ь</w:t>
      </w:r>
      <w:r w:rsidRPr="00281A6C">
        <w:rPr>
          <w:highlight w:val="yellow"/>
          <w:rPrChange w:id="224" w:author="Volodymyr Bondariev" w:date="2026-08-20T12:55:00Z" w16du:dateUtc="2026-08-20T09:55:00Z">
            <w:rPr/>
          </w:rPrChange>
        </w:rPr>
        <w:t xml:space="preserve"> (4) разом з рівняннями (5) дають прийнятний результат моделювання ізобаричного процесу.</w:t>
      </w:r>
    </w:p>
    <w:p w14:paraId="647148ED" w14:textId="5E615123" w:rsidR="005C2269" w:rsidRPr="00281A6C" w:rsidRDefault="005C2269" w:rsidP="005C2269">
      <w:pPr>
        <w:rPr>
          <w:b/>
          <w:bCs/>
        </w:rPr>
      </w:pPr>
      <w:r w:rsidRPr="00281A6C">
        <w:rPr>
          <w:b/>
          <w:bCs/>
        </w:rPr>
        <w:lastRenderedPageBreak/>
        <w:t>Ізотермічний процес</w:t>
      </w:r>
    </w:p>
    <w:p w14:paraId="1C4371BE" w14:textId="4B57F4EB" w:rsidR="005C2269" w:rsidRPr="00281A6C" w:rsidRDefault="005C2269" w:rsidP="00185EDC">
      <w:r w:rsidRPr="00281A6C">
        <w:t xml:space="preserve">Збільшення об’єму </w:t>
      </w:r>
      <w:ins w:id="225" w:author="Volodymyr Bondariev" w:date="2026-08-19T15:00:00Z" w16du:dateUtc="2026-08-19T12:00:00Z">
        <w:r w:rsidR="00B32AFD" w:rsidRPr="00281A6C">
          <w:t xml:space="preserve">газу </w:t>
        </w:r>
      </w:ins>
      <w:r w:rsidRPr="00281A6C">
        <w:t xml:space="preserve">відбувається завдяки зменшенню навантаження на поршень, температура газу </w:t>
      </w:r>
      <w:del w:id="226" w:author="Volodymyr Bondariev" w:date="2026-08-19T15:00:00Z" w16du:dateUtc="2026-08-19T12:00:00Z">
        <w:r w:rsidRPr="00281A6C" w:rsidDel="00B32AFD">
          <w:delText xml:space="preserve">підтримується </w:delText>
        </w:r>
      </w:del>
      <w:ins w:id="227" w:author="Volodymyr Bondariev" w:date="2026-08-19T15:00:00Z" w16du:dateUtc="2026-08-19T12:00:00Z">
        <w:r w:rsidR="00B32AFD" w:rsidRPr="00281A6C">
          <w:t xml:space="preserve">не знижується </w:t>
        </w:r>
      </w:ins>
      <w:r w:rsidR="00185EDC" w:rsidRPr="00281A6C">
        <w:t xml:space="preserve">за рахунок </w:t>
      </w:r>
      <w:del w:id="228" w:author="Volodymyr Bondariev" w:date="2026-08-19T08:24:00Z" w16du:dateUtc="2026-08-19T05:24:00Z">
        <w:r w:rsidRPr="00281A6C" w:rsidDel="005C125F">
          <w:delText>збільшення швидкості часток</w:delText>
        </w:r>
      </w:del>
      <w:ins w:id="229" w:author="Volodymyr Bondariev" w:date="2026-08-19T08:25:00Z" w16du:dateUtc="2026-08-19T05:25:00Z">
        <w:r w:rsidR="005C125F" w:rsidRPr="00281A6C">
          <w:t xml:space="preserve">отримання </w:t>
        </w:r>
      </w:ins>
      <w:ins w:id="230" w:author="Volodymyr Bondariev" w:date="2026-08-19T08:24:00Z" w16du:dateUtc="2026-08-19T05:24:00Z">
        <w:r w:rsidR="005C125F" w:rsidRPr="00281A6C">
          <w:t>ене</w:t>
        </w:r>
      </w:ins>
      <w:ins w:id="231" w:author="Volodymyr Bondariev" w:date="2026-08-19T08:25:00Z" w16du:dateUtc="2026-08-19T05:25:00Z">
        <w:r w:rsidR="005C125F" w:rsidRPr="00281A6C">
          <w:t>ргії від нагрівача</w:t>
        </w:r>
      </w:ins>
      <w:r w:rsidRPr="00281A6C">
        <w:t xml:space="preserve">. </w:t>
      </w:r>
    </w:p>
    <w:p w14:paraId="7C8B42B5" w14:textId="75CAFBF2" w:rsidR="00FF2509" w:rsidRPr="00281A6C" w:rsidRDefault="005C2269" w:rsidP="00FF2509">
      <w:r w:rsidRPr="00281A6C">
        <w:t xml:space="preserve">Закон ізотерми </w:t>
      </w:r>
      <w:proofErr w:type="spellStart"/>
      <w:r w:rsidRPr="00281A6C">
        <w:rPr>
          <w:i/>
          <w:iCs/>
        </w:rPr>
        <w:t>PV</w:t>
      </w:r>
      <w:proofErr w:type="spellEnd"/>
      <w:r w:rsidRPr="00281A6C">
        <w:rPr>
          <w:i/>
          <w:iCs/>
        </w:rPr>
        <w:t xml:space="preserve"> = </w:t>
      </w:r>
      <w:proofErr w:type="spellStart"/>
      <w:r w:rsidRPr="00281A6C">
        <w:rPr>
          <w:i/>
          <w:iCs/>
        </w:rPr>
        <w:t>const</w:t>
      </w:r>
      <w:proofErr w:type="spellEnd"/>
      <w:r w:rsidRPr="00281A6C">
        <w:t xml:space="preserve">.  </w:t>
      </w:r>
      <w:r w:rsidR="00FF2509" w:rsidRPr="00281A6C">
        <w:t xml:space="preserve">Після </w:t>
      </w:r>
      <w:proofErr w:type="spellStart"/>
      <w:r w:rsidR="00FF2509" w:rsidRPr="00281A6C">
        <w:t>дифернціювання</w:t>
      </w:r>
      <w:proofErr w:type="spellEnd"/>
      <w:r w:rsidR="00FF2509" w:rsidRPr="00281A6C">
        <w:t xml:space="preserve"> </w:t>
      </w:r>
      <m:oMath>
        <m:r>
          <w:rPr>
            <w:rFonts w:ascii="Cambria Math" w:hAnsi="Cambria Math"/>
          </w:rPr>
          <m:t>PdV+VdP=0</m:t>
        </m:r>
      </m:oMath>
      <w:r w:rsidR="00FF2509" w:rsidRPr="00281A6C">
        <w:t xml:space="preserve"> і спрощення отримаємо рівняння (6)</w:t>
      </w:r>
      <w:r w:rsidR="00791883" w:rsidRPr="00281A6C">
        <w:t>,</w:t>
      </w:r>
      <w:r w:rsidR="00FF2509" w:rsidRPr="00281A6C">
        <w:t xml:space="preserve"> яке подібне до </w:t>
      </w:r>
      <w:ins w:id="232" w:author="Volodymyr Bondariev" w:date="2026-08-19T08:26:00Z" w16du:dateUtc="2026-08-19T05:26:00Z">
        <w:r w:rsidR="005C125F" w:rsidRPr="00281A6C">
          <w:t xml:space="preserve">рівняння </w:t>
        </w:r>
      </w:ins>
      <w:r w:rsidR="00FF2509" w:rsidRPr="00281A6C">
        <w:t xml:space="preserve">(2)  і визначає, як має змінюватися навантаження, щоб </w:t>
      </w:r>
      <w:del w:id="233" w:author="Volodymyr Bondariev" w:date="2026-08-19T15:02:00Z" w16du:dateUtc="2026-08-19T12:02:00Z">
        <w:r w:rsidR="00FF2509" w:rsidRPr="00281A6C" w:rsidDel="00B32AFD">
          <w:delText xml:space="preserve">дотриматися </w:delText>
        </w:r>
      </w:del>
      <w:ins w:id="234" w:author="Volodymyr Bondariev" w:date="2026-08-19T15:02:00Z" w16du:dateUtc="2026-08-19T12:02:00Z">
        <w:r w:rsidR="00B32AFD" w:rsidRPr="00281A6C">
          <w:t xml:space="preserve">забезпечити </w:t>
        </w:r>
      </w:ins>
      <w:r w:rsidR="00FF2509" w:rsidRPr="00281A6C">
        <w:t>бажан</w:t>
      </w:r>
      <w:ins w:id="235" w:author="Volodymyr Bondariev" w:date="2026-08-19T15:02:00Z" w16du:dateUtc="2026-08-19T12:02:00Z">
        <w:r w:rsidR="00B32AFD" w:rsidRPr="00281A6C">
          <w:t>у</w:t>
        </w:r>
      </w:ins>
      <w:del w:id="236" w:author="Volodymyr Bondariev" w:date="2026-08-19T15:02:00Z" w16du:dateUtc="2026-08-19T12:02:00Z">
        <w:r w:rsidR="00FF2509" w:rsidRPr="00281A6C" w:rsidDel="00B32AFD">
          <w:delText>ої</w:delText>
        </w:r>
      </w:del>
      <w:r w:rsidR="00FF2509" w:rsidRPr="00281A6C">
        <w:t xml:space="preserve"> </w:t>
      </w:r>
      <w:del w:id="237" w:author="Volodymyr Bondariev" w:date="2026-08-19T15:02:00Z" w16du:dateUtc="2026-08-19T12:02:00Z">
        <w:r w:rsidR="00FF2509" w:rsidRPr="00281A6C" w:rsidDel="00B32AFD">
          <w:delText xml:space="preserve">постійної </w:delText>
        </w:r>
      </w:del>
      <w:r w:rsidR="00FF2509" w:rsidRPr="00281A6C">
        <w:t>швидк</w:t>
      </w:r>
      <w:ins w:id="238" w:author="Volodymyr Bondariev" w:date="2026-08-19T15:02:00Z" w16du:dateUtc="2026-08-19T12:02:00Z">
        <w:r w:rsidR="00B32AFD" w:rsidRPr="00281A6C">
          <w:t>і</w:t>
        </w:r>
      </w:ins>
      <w:del w:id="239" w:author="Volodymyr Bondariev" w:date="2026-08-19T15:02:00Z" w16du:dateUtc="2026-08-19T12:02:00Z">
        <w:r w:rsidR="00FF2509" w:rsidRPr="00281A6C" w:rsidDel="00B32AFD">
          <w:delText>о</w:delText>
        </w:r>
      </w:del>
      <w:r w:rsidR="00FF2509" w:rsidRPr="00281A6C">
        <w:t>ст</w:t>
      </w:r>
      <w:ins w:id="240" w:author="Volodymyr Bondariev" w:date="2026-08-19T15:02:00Z" w16du:dateUtc="2026-08-19T12:02:00Z">
        <w:r w:rsidR="00B32AFD" w:rsidRPr="00281A6C">
          <w:t>ь</w:t>
        </w:r>
      </w:ins>
      <w:del w:id="241" w:author="Volodymyr Bondariev" w:date="2026-08-19T15:02:00Z" w16du:dateUtc="2026-08-19T12:02:00Z">
        <w:r w:rsidR="00FF2509" w:rsidRPr="00281A6C" w:rsidDel="00B32AFD">
          <w:delText>і</w:delText>
        </w:r>
      </w:del>
      <w:r w:rsidR="00FF2509" w:rsidRPr="00281A6C">
        <w:t xml:space="preserve"> поршня </w:t>
      </w:r>
      <w:r w:rsidR="00FF2509" w:rsidRPr="00281A6C">
        <w:rPr>
          <w:i/>
          <w:iCs/>
        </w:rPr>
        <w:t>w</w:t>
      </w:r>
      <w:r w:rsidR="00FF2509" w:rsidRPr="00281A6C">
        <w:t>.</w:t>
      </w:r>
    </w:p>
    <w:p w14:paraId="38C7C4B2" w14:textId="39D1A9E7" w:rsidR="00FF2509" w:rsidRPr="00281A6C" w:rsidRDefault="00000000" w:rsidP="00FF250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ws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w:del w:id="242" w:author="Volodymyr Bondariev" w:date="2026-08-19T15:06:00Z" w16du:dateUtc="2026-08-19T12:06:00Z">
              <w:rPr>
                <w:rFonts w:ascii="Cambria Math" w:hAnsi="Cambria Math"/>
              </w:rPr>
              <m:t xml:space="preserve">=M </m:t>
            </w:del>
          </m:r>
          <m:d>
            <m:dPr>
              <m:ctrlPr>
                <w:del w:id="243" w:author="Volodymyr Bondariev" w:date="2026-08-19T15:06:00Z" w16du:dateUtc="2026-08-19T12:06:00Z">
                  <w:rPr>
                    <w:rFonts w:ascii="Cambria Math" w:hAnsi="Cambria Math"/>
                    <w:i/>
                  </w:rPr>
                </w:del>
              </m:ctrlPr>
            </m:dPr>
            <m:e>
              <m:r>
                <w:del w:id="244" w:author="Volodymyr Bondariev" w:date="2026-08-19T15:06:00Z" w16du:dateUtc="2026-08-19T12:06:00Z">
                  <w:rPr>
                    <w:rFonts w:ascii="Cambria Math" w:hAnsi="Cambria Math"/>
                  </w:rPr>
                  <m:t>1-</m:t>
                </w:del>
              </m:r>
              <m:r>
                <w:del w:id="245" w:author="Volodymyr Bondariev" w:date="2026-08-19T15:06:00Z" w16du:dateUtc="2026-08-19T12:06:00Z">
                  <m:rPr>
                    <m:sty m:val="p"/>
                  </m:rPr>
                  <w:rPr>
                    <w:rFonts w:ascii="Cambria Math" w:hAnsi="Cambria Math"/>
                  </w:rPr>
                  <m:t>ε</m:t>
                </w:del>
              </m:r>
            </m:e>
          </m:d>
          <m:r>
            <w:del w:id="246" w:author="Volodymyr Bondariev" w:date="2026-08-19T15:06:00Z" w16du:dateUtc="2026-08-19T12:06:00Z">
              <w:rPr>
                <w:rFonts w:ascii="Cambria Math" w:hAnsi="Cambria Math"/>
              </w:rPr>
              <m:t xml:space="preserve">  </m:t>
            </w:del>
          </m:r>
          <m:r>
            <w:rPr>
              <w:rFonts w:ascii="Cambria Math" w:hAnsi="Cambria Math"/>
            </w:rPr>
            <m:t xml:space="preserve">           (6)  </m:t>
          </m:r>
        </m:oMath>
      </m:oMathPara>
    </w:p>
    <w:p w14:paraId="47297C59" w14:textId="77777777" w:rsidR="007B3979" w:rsidRPr="00281A6C" w:rsidRDefault="002C075B" w:rsidP="002C075B">
      <w:pPr>
        <w:ind w:firstLine="0"/>
      </w:pPr>
      <w:r w:rsidRPr="00281A6C">
        <w:tab/>
        <w:t xml:space="preserve">Розширення </w:t>
      </w:r>
      <w:r w:rsidR="00FF2509" w:rsidRPr="00281A6C">
        <w:t>піднімає вантаж, газ виконує роботу</w:t>
      </w:r>
      <w:r w:rsidR="00791883" w:rsidRPr="00281A6C">
        <w:t>,</w:t>
      </w:r>
      <w:r w:rsidR="00FF2509" w:rsidRPr="00281A6C">
        <w:t xml:space="preserve"> це </w:t>
      </w:r>
      <w:r w:rsidRPr="00281A6C">
        <w:t>відбирає внутрішню енергію газу</w:t>
      </w:r>
      <w:r w:rsidR="00FF2509" w:rsidRPr="00281A6C">
        <w:t>,</w:t>
      </w:r>
      <w:r w:rsidRPr="00281A6C">
        <w:t xml:space="preserve"> і якщо не компенсувати втрату, температура газу впаде, як то </w:t>
      </w:r>
      <w:r w:rsidR="00FF2509" w:rsidRPr="00281A6C">
        <w:t>відбувається</w:t>
      </w:r>
      <w:r w:rsidRPr="00281A6C">
        <w:t xml:space="preserve"> в адіабатичному процесі. </w:t>
      </w:r>
    </w:p>
    <w:p w14:paraId="4BB7DFB8" w14:textId="741C9081" w:rsidR="0005387B" w:rsidRPr="00281A6C" w:rsidRDefault="007B3979" w:rsidP="002C075B">
      <w:pPr>
        <w:ind w:firstLine="0"/>
      </w:pPr>
      <w:r w:rsidRPr="00281A6C">
        <w:t xml:space="preserve">З адаптованого для представленої моделі закону адіабати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rPrChange w:id="247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V=const</m:t>
        </m:r>
      </m:oMath>
      <w:r w:rsidRPr="00281A6C">
        <w:rPr>
          <w:rPrChange w:id="248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Pr="00281A6C">
        <w:t xml:space="preserve">витікає, що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rPrChange w:id="249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T=-T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rPrChange w:id="250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dV</m:t>
            </m:r>
          </m:num>
          <m:den>
            <m:r>
              <w:rPr>
                <w:rFonts w:ascii="Cambria Math" w:hAnsi="Cambria Math"/>
                <w:rPrChange w:id="251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V</m:t>
            </m:r>
          </m:den>
        </m:f>
      </m:oMath>
      <w:r w:rsidR="00D44542" w:rsidRPr="00281A6C">
        <w:rPr>
          <w:rPrChange w:id="252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="0005387B" w:rsidRPr="00281A6C">
        <w:t xml:space="preserve">. Щоб </w:t>
      </w:r>
      <w:ins w:id="253" w:author="Volodymyr Bondariev" w:date="2026-08-19T15:05:00Z" w16du:dateUtc="2026-08-19T12:05:00Z">
        <w:r w:rsidR="00B32AFD" w:rsidRPr="00281A6C">
          <w:t xml:space="preserve">зробити </w:t>
        </w:r>
      </w:ins>
      <w:r w:rsidR="0005387B" w:rsidRPr="00281A6C">
        <w:t xml:space="preserve">процес </w:t>
      </w:r>
      <w:del w:id="254" w:author="Volodymyr Bondariev" w:date="2026-08-19T15:05:00Z" w16du:dateUtc="2026-08-19T12:05:00Z">
        <w:r w:rsidR="0005387B" w:rsidRPr="00281A6C" w:rsidDel="00B32AFD">
          <w:delText xml:space="preserve">був </w:delText>
        </w:r>
      </w:del>
      <w:r w:rsidR="0005387B" w:rsidRPr="00281A6C">
        <w:t xml:space="preserve">ізотермічним, там потрібно надати газу енергію, яка компенсує знижку температури на </w:t>
      </w:r>
      <m:oMath>
        <m:r>
          <w:rPr>
            <w:rFonts w:ascii="Cambria Math" w:hAnsi="Cambria Math"/>
            <w:rPrChange w:id="255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T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rPrChange w:id="256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dV</m:t>
            </m:r>
          </m:num>
          <m:den>
            <m:r>
              <w:rPr>
                <w:rFonts w:ascii="Cambria Math" w:hAnsi="Cambria Math"/>
                <w:rPrChange w:id="257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V</m:t>
            </m:r>
          </m:den>
        </m:f>
      </m:oMath>
      <w:r w:rsidR="0005387B" w:rsidRPr="00281A6C">
        <w:t xml:space="preserve">. Тобто </w:t>
      </w:r>
      <w:r w:rsidR="00D44542" w:rsidRPr="00281A6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rPrChange w:id="258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'</m:t>
            </m:r>
          </m:sup>
        </m:sSup>
        <w:bookmarkStart w:id="259" w:name="_Hlk237028744"/>
        <m:r>
          <w:rPr>
            <w:rFonts w:ascii="Cambria Math" w:hAnsi="Cambria Math"/>
            <w:rPrChange w:id="260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 xml:space="preserve">≈T(1+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rPrChange w:id="261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∆V</m:t>
            </m:r>
          </m:num>
          <m:den>
            <m:r>
              <w:rPr>
                <w:rFonts w:ascii="Cambria Math" w:hAnsi="Cambria Math"/>
                <w:rPrChange w:id="262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V</m:t>
            </m:r>
          </m:den>
        </m:f>
        <m:r>
          <w:rPr>
            <w:rFonts w:ascii="Cambria Math" w:hAnsi="Cambria Math"/>
            <w:rPrChange w:id="263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)</m:t>
        </m:r>
        <w:bookmarkEnd w:id="259"/>
        <m:r>
          <w:ins w:id="264" w:author="Volodymyr Bondariev" w:date="2026-08-19T15:06:00Z" w16du:dateUtc="2026-08-19T12:06:00Z">
            <w:rPr>
              <w:rFonts w:ascii="Cambria Math" w:hAnsi="Cambria Math"/>
            </w:rPr>
            <m:t xml:space="preserve">= </m:t>
          </w:ins>
        </m:r>
        <m:r>
          <w:ins w:id="265" w:author="Volodymyr Bondariev" w:date="2026-08-19T15:06:00Z" w16du:dateUtc="2026-08-19T12:06:00Z">
            <w:rPr>
              <w:rFonts w:ascii="Cambria Math" w:hAnsi="Cambria Math"/>
              <w:rPrChange w:id="266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 xml:space="preserve">T(1+ </m:t>
          </w:ins>
        </m:r>
        <m:f>
          <m:fPr>
            <m:ctrlPr>
              <w:ins w:id="267" w:author="Volodymyr Bondariev" w:date="2026-08-19T15:06:00Z" w16du:dateUtc="2026-08-19T12:06:00Z">
                <w:rPr>
                  <w:rFonts w:ascii="Cambria Math" w:hAnsi="Cambria Math"/>
                  <w:i/>
                </w:rPr>
              </w:ins>
            </m:ctrlPr>
          </m:fPr>
          <m:num>
            <m:r>
              <w:ins w:id="268" w:author="Volodymyr Bondariev" w:date="2026-08-19T15:06:00Z" w16du:dateUtc="2026-08-19T12:06:00Z">
                <w:rPr>
                  <w:rFonts w:ascii="Cambria Math" w:hAnsi="Cambria Math"/>
                  <w:rPrChange w:id="269" w:author="Volodymyr Bondariev" w:date="2026-08-20T12:55:00Z" w16du:dateUtc="2026-08-20T09:55:00Z">
                    <w:rPr>
                      <w:rFonts w:ascii="Cambria Math" w:hAnsi="Cambria Math"/>
                      <w:lang w:val="en-US"/>
                    </w:rPr>
                  </w:rPrChange>
                </w:rPr>
                <m:t>ws</m:t>
              </w:ins>
            </m:r>
          </m:num>
          <m:den>
            <m:r>
              <w:ins w:id="270" w:author="Volodymyr Bondariev" w:date="2026-08-19T15:06:00Z" w16du:dateUtc="2026-08-19T12:06:00Z">
                <w:rPr>
                  <w:rFonts w:ascii="Cambria Math" w:hAnsi="Cambria Math"/>
                  <w:rPrChange w:id="271" w:author="Volodymyr Bondariev" w:date="2026-08-20T12:55:00Z" w16du:dateUtc="2026-08-20T09:55:00Z">
                    <w:rPr>
                      <w:rFonts w:ascii="Cambria Math" w:hAnsi="Cambria Math"/>
                      <w:lang w:val="en-US"/>
                    </w:rPr>
                  </w:rPrChange>
                </w:rPr>
                <m:t>V</m:t>
              </w:ins>
            </m:r>
          </m:den>
        </m:f>
        <m:r>
          <w:ins w:id="272" w:author="Volodymyr Bondariev" w:date="2026-08-19T15:06:00Z" w16du:dateUtc="2026-08-19T12:06:00Z">
            <w:rPr>
              <w:rFonts w:ascii="Cambria Math" w:hAnsi="Cambria Math"/>
              <w:rPrChange w:id="273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>)</m:t>
          </w:ins>
        </m:r>
        <m:r>
          <w:del w:id="274" w:author="Volodymyr Bondariev" w:date="2026-08-19T15:06:00Z" w16du:dateUtc="2026-08-19T12:06:00Z">
            <w:rPr>
              <w:rFonts w:ascii="Cambria Math" w:hAnsi="Cambria Math"/>
              <w:rPrChange w:id="275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>=T(1+ ε)</m:t>
          </w:del>
        </m:r>
      </m:oMath>
      <w:r w:rsidR="0005387B" w:rsidRPr="00281A6C">
        <w:t xml:space="preserve"> </w:t>
      </w:r>
      <w:r w:rsidR="00D44542" w:rsidRPr="00281A6C">
        <w:rPr>
          <w:rPrChange w:id="276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del w:id="277" w:author="Volodymyr Bondariev" w:date="2026-08-19T15:06:00Z" w16du:dateUtc="2026-08-19T12:06:00Z">
        <w:r w:rsidR="0005387B" w:rsidRPr="00281A6C" w:rsidDel="00B32AFD">
          <w:delText>і т</w:delText>
        </w:r>
        <w:r w:rsidR="00D44542" w:rsidRPr="00281A6C" w:rsidDel="00B32AFD">
          <w:delText xml:space="preserve">ут </w:delText>
        </w:r>
      </w:del>
      <m:oMath>
        <m:r>
          <w:del w:id="278" w:author="Volodymyr Bondariev" w:date="2026-08-19T15:06:00Z" w16du:dateUtc="2026-08-19T12:06:00Z">
            <w:rPr>
              <w:rFonts w:ascii="Cambria Math" w:hAnsi="Cambria Math"/>
              <w:rPrChange w:id="279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>ε</m:t>
          </w:del>
        </m:r>
      </m:oMath>
      <w:del w:id="280" w:author="Volodymyr Bondariev" w:date="2026-08-19T15:06:00Z" w16du:dateUtc="2026-08-19T12:06:00Z">
        <w:r w:rsidR="00D44542" w:rsidRPr="00281A6C" w:rsidDel="00B32AFD">
          <w:delText xml:space="preserve"> те саме, що в формулі (6), бо </w:delText>
        </w:r>
      </w:del>
      <m:oMath>
        <m:r>
          <w:del w:id="281" w:author="Volodymyr Bondariev" w:date="2026-08-19T15:06:00Z" w16du:dateUtc="2026-08-19T12:06:00Z">
            <w:rPr>
              <w:rFonts w:ascii="Cambria Math" w:hAnsi="Cambria Math"/>
            </w:rPr>
            <m:t>w</m:t>
          </w:del>
        </m:r>
        <m:r>
          <w:del w:id="282" w:author="Volodymyr Bondariev" w:date="2026-08-19T15:06:00Z" w16du:dateUtc="2026-08-19T12:06:00Z">
            <w:rPr>
              <w:rFonts w:ascii="Cambria Math" w:hAnsi="Cambria Math"/>
              <w:rPrChange w:id="283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>s=∆V</m:t>
          </w:del>
        </m:r>
      </m:oMath>
      <w:r w:rsidR="00D44542" w:rsidRPr="00281A6C">
        <w:t>.</w:t>
      </w:r>
    </w:p>
    <w:p w14:paraId="77B17959" w14:textId="77777777" w:rsidR="00D4695A" w:rsidRPr="00281A6C" w:rsidRDefault="002C075B" w:rsidP="0005387B">
      <w:pPr>
        <w:ind w:firstLine="708"/>
        <w:rPr>
          <w:rPrChange w:id="284" w:author="Volodymyr Bondariev" w:date="2026-08-20T12:55:00Z" w16du:dateUtc="2026-08-20T09:55:00Z">
            <w:rPr>
              <w:lang w:val="en-US"/>
            </w:rPr>
          </w:rPrChange>
        </w:rPr>
      </w:pPr>
      <w:r w:rsidRPr="00281A6C">
        <w:t xml:space="preserve">Компенсація </w:t>
      </w:r>
      <w:r w:rsidR="0005387B" w:rsidRPr="00281A6C">
        <w:t>відбувається</w:t>
      </w:r>
      <w:r w:rsidRPr="00281A6C">
        <w:t xml:space="preserve"> шл</w:t>
      </w:r>
      <w:r w:rsidR="00FF2509" w:rsidRPr="00281A6C">
        <w:t>я</w:t>
      </w:r>
      <w:r w:rsidRPr="00281A6C">
        <w:t xml:space="preserve">хом збільшення швидкості часток, </w:t>
      </w:r>
      <w:r w:rsidR="00D4695A" w:rsidRPr="00281A6C">
        <w:t>і з урахуванням того, що</w:t>
      </w:r>
    </w:p>
    <w:p w14:paraId="7BFA8898" w14:textId="0CE98378" w:rsidR="002C075B" w:rsidRPr="00281A6C" w:rsidRDefault="00D4695A" w:rsidP="00D4695A">
      <w:pPr>
        <w:ind w:firstLine="0"/>
      </w:pPr>
      <w:r w:rsidRPr="00281A6C"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rPrChange w:id="285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rPrChange w:id="286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v</m:t>
            </m:r>
          </m:e>
          <m:sup>
            <m:r>
              <w:rPr>
                <w:rFonts w:ascii="Cambria Math" w:hAnsi="Cambria Math"/>
                <w:rPrChange w:id="287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2</m:t>
            </m:r>
          </m:sup>
        </m:sSup>
      </m:oMath>
      <w:r w:rsidRPr="00281A6C">
        <w:rPr>
          <w:rPrChange w:id="288" w:author="Volodymyr Bondariev" w:date="2026-08-20T12:55:00Z" w16du:dateUtc="2026-08-20T09:55:00Z">
            <w:rPr>
              <w:lang w:val="en-US"/>
            </w:rPr>
          </w:rPrChange>
        </w:rPr>
        <w:t>,</w:t>
      </w:r>
      <w:r w:rsidRPr="00281A6C">
        <w:t xml:space="preserve"> </w:t>
      </w:r>
      <w:r w:rsidR="002C075B" w:rsidRPr="00281A6C">
        <w:t>модуль швид</w:t>
      </w:r>
      <w:ins w:id="289" w:author="Volodymyr Bondariev" w:date="2026-08-19T15:10:00Z" w16du:dateUtc="2026-08-19T12:10:00Z">
        <w:r w:rsidR="00B333EC" w:rsidRPr="00281A6C">
          <w:t>к</w:t>
        </w:r>
      </w:ins>
      <w:ins w:id="290" w:author="Volodymyr Bondariev" w:date="2026-08-19T15:09:00Z" w16du:dateUtc="2026-08-19T12:09:00Z">
        <w:r w:rsidR="00B333EC" w:rsidRPr="00281A6C">
          <w:t>і</w:t>
        </w:r>
      </w:ins>
      <w:del w:id="291" w:author="Volodymyr Bondariev" w:date="2026-08-19T15:09:00Z" w16du:dateUtc="2026-08-19T12:09:00Z">
        <w:r w:rsidR="002C075B" w:rsidRPr="00281A6C" w:rsidDel="00B333EC">
          <w:delText>ко</w:delText>
        </w:r>
      </w:del>
      <w:r w:rsidR="002C075B" w:rsidRPr="00281A6C">
        <w:t>ст</w:t>
      </w:r>
      <w:ins w:id="292" w:author="Volodymyr Bondariev" w:date="2026-08-19T15:09:00Z" w16du:dateUtc="2026-08-19T12:09:00Z">
        <w:r w:rsidR="00B333EC" w:rsidRPr="00281A6C">
          <w:t>ь</w:t>
        </w:r>
      </w:ins>
      <w:del w:id="293" w:author="Volodymyr Bondariev" w:date="2026-08-19T15:09:00Z" w16du:dateUtc="2026-08-19T12:09:00Z">
        <w:r w:rsidR="002C075B" w:rsidRPr="00281A6C" w:rsidDel="00B333EC">
          <w:delText>і</w:delText>
        </w:r>
      </w:del>
      <w:r w:rsidR="002C075B" w:rsidRPr="00281A6C">
        <w:t xml:space="preserve"> кожної частки треба збільшити за  формулою (7)</w:t>
      </w:r>
    </w:p>
    <w:p w14:paraId="20F20961" w14:textId="089908ED" w:rsidR="00D4695A" w:rsidRPr="00281A6C" w:rsidRDefault="00000000" w:rsidP="002C075B">
      <w:pPr>
        <w:ind w:firstLine="0"/>
        <w:rPr>
          <w:ins w:id="294" w:author="Volodymyr Bondariev" w:date="2026-08-19T15:12:00Z" w16du:dateUtc="2026-08-19T12:12:00Z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   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del w:id="295" w:author="Volodymyr Bondariev" w:date="2026-08-19T15:08:00Z" w16du:dateUtc="2026-08-19T12:08:00Z">
                      <w:rPr>
                        <w:rFonts w:ascii="Cambria Math" w:hAnsi="Cambria Math"/>
                      </w:rPr>
                      <m:t>ε</m:t>
                    </w:del>
                  </m:r>
                  <m:r>
                    <w:ins w:id="296" w:author="Volodymyr Bondariev" w:date="2026-08-19T15:08:00Z" w16du:dateUtc="2026-08-19T12:08:00Z">
                      <w:rPr>
                        <w:rFonts w:ascii="Cambria Math" w:hAnsi="Cambria Math"/>
                      </w:rPr>
                      <m:t>w</m:t>
                    </w:ins>
                  </m:r>
                  <m:r>
                    <w:ins w:id="297" w:author="Volodymyr Bondariev" w:date="2026-08-19T15:08:00Z" w16du:dateUtc="2026-08-19T12:08:00Z">
                      <w:rPr>
                        <w:rFonts w:ascii="Cambria Math" w:hAnsi="Cambria Math"/>
                        <w:rPrChange w:id="298" w:author="Volodymyr Bondariev" w:date="2026-08-20T12:55:00Z" w16du:dateUtc="2026-08-20T09:55:00Z">
                          <w:rPr>
                            <w:rFonts w:ascii="Cambria Math" w:hAnsi="Cambria Math"/>
                            <w:lang w:val="en-US"/>
                          </w:rPr>
                        </w:rPrChange>
                      </w:rPr>
                      <m:t>s</m:t>
                    </w:ins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ins w:id="299" w:author="Volodymyr Bondariev" w:date="2026-08-19T15:08:00Z" w16du:dateUtc="2026-08-19T12:08:00Z">
                      <w:rPr>
                        <w:rFonts w:ascii="Cambria Math" w:hAnsi="Cambria Math"/>
                      </w:rPr>
                      <m:t>V</m:t>
                    </w:ins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(7)</m:t>
          </m:r>
        </m:oMath>
      </m:oMathPara>
    </w:p>
    <w:p w14:paraId="41A1DAAF" w14:textId="77777777" w:rsidR="00B333EC" w:rsidRPr="00281A6C" w:rsidRDefault="00B333EC" w:rsidP="00B333EC">
      <w:pPr>
        <w:rPr>
          <w:ins w:id="300" w:author="Volodymyr Bondariev" w:date="2026-08-19T15:12:00Z" w16du:dateUtc="2026-08-19T12:12:00Z"/>
        </w:rPr>
      </w:pPr>
      <w:ins w:id="301" w:author="Volodymyr Bondariev" w:date="2026-08-19T15:12:00Z" w16du:dateUtc="2026-08-19T12:12:00Z">
        <w:r w:rsidRPr="00281A6C">
          <w:rPr>
            <w:rPrChange w:id="302" w:author="Volodymyr Bondariev" w:date="2026-08-20T12:55:00Z" w16du:dateUtc="2026-08-20T09:55:00Z">
              <w:rPr>
                <w:highlight w:val="yellow"/>
              </w:rPr>
            </w:rPrChange>
          </w:rPr>
          <w:t>Отже зміна навантаження в моделі імітація ізотермічного процесу керується рівнянням (6), а зміна швидкості часток – рівнянням (7).</w:t>
        </w:r>
      </w:ins>
    </w:p>
    <w:p w14:paraId="1BAEBC53" w14:textId="77777777" w:rsidR="00B333EC" w:rsidRPr="00281A6C" w:rsidRDefault="00B333EC" w:rsidP="002C075B">
      <w:pPr>
        <w:ind w:firstLine="0"/>
      </w:pPr>
    </w:p>
    <w:p w14:paraId="2B783EB3" w14:textId="664B21F6" w:rsidR="00757A90" w:rsidRPr="00281A6C" w:rsidRDefault="0051721D" w:rsidP="00950416">
      <w:pPr>
        <w:ind w:firstLine="0"/>
        <w:rPr>
          <w:i/>
          <w:highlight w:val="yellow"/>
          <w:rPrChange w:id="303" w:author="Volodymyr Bondariev" w:date="2026-08-20T12:55:00Z" w16du:dateUtc="2026-08-20T09:55:00Z">
            <w:rPr>
              <w:i/>
            </w:rPr>
          </w:rPrChange>
        </w:rPr>
      </w:pPr>
      <w:r w:rsidRPr="00281A6C">
        <w:tab/>
      </w:r>
      <w:r w:rsidRPr="00281A6C">
        <w:rPr>
          <w:highlight w:val="yellow"/>
          <w:rPrChange w:id="304" w:author="Volodymyr Bondariev" w:date="2026-08-20T12:55:00Z" w16du:dateUtc="2026-08-20T09:55:00Z">
            <w:rPr/>
          </w:rPrChange>
        </w:rPr>
        <w:t>Ознакою ізотермічного процесу є незмінність температури газу на протязі всього часу. Втім наближений характер рівнянь и стохастична природа моделі цього не гара</w:t>
      </w:r>
      <w:r w:rsidR="005F3AF3" w:rsidRPr="00281A6C">
        <w:rPr>
          <w:highlight w:val="yellow"/>
          <w:rPrChange w:id="305" w:author="Volodymyr Bondariev" w:date="2026-08-20T12:55:00Z" w16du:dateUtc="2026-08-20T09:55:00Z">
            <w:rPr/>
          </w:rPrChange>
        </w:rPr>
        <w:t xml:space="preserve">нтують. </w:t>
      </w:r>
      <w:r w:rsidR="00CE15AB" w:rsidRPr="00281A6C">
        <w:rPr>
          <w:highlight w:val="yellow"/>
          <w:rPrChange w:id="306" w:author="Volodymyr Bondariev" w:date="2026-08-20T12:55:00Z" w16du:dateUtc="2026-08-20T09:55:00Z">
            <w:rPr/>
          </w:rPrChange>
        </w:rPr>
        <w:t>Якщо початкова температура T0, а поточна температура газу T, то  відновити початкову температуру можна так</w:t>
      </w:r>
      <w:r w:rsidR="001F1D08" w:rsidRPr="00281A6C">
        <w:rPr>
          <w:highlight w:val="yellow"/>
          <w:rPrChange w:id="307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  <w:rPrChange w:id="308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rPrChange w:id="309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>0</m:t>
            </m:r>
          </m:sub>
        </m:sSub>
        <m:r>
          <w:rPr>
            <w:rFonts w:ascii="Cambria Math" w:hAnsi="Cambria Math"/>
            <w:highlight w:val="yellow"/>
            <w:rPrChange w:id="310" w:author="Volodymyr Bondariev" w:date="2026-08-20T12:55:00Z" w16du:dateUtc="2026-08-20T09:55:00Z">
              <w:rPr>
                <w:rFonts w:ascii="Cambria Math" w:hAnsi="Cambria Math"/>
              </w:rPr>
            </w:rPrChange>
          </w:rPr>
          <m:t>=T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  <w:rPrChange w:id="311" w:author="Volodymyr Bondariev" w:date="2026-08-20T12:55:00Z" w16du:dateUtc="2026-08-20T09:55:00Z">
                  <w:rPr>
                    <w:rFonts w:ascii="Cambria Math" w:hAnsi="Cambria Math"/>
                  </w:rPr>
                </w:rPrChange>
              </w:rPr>
              <m:t xml:space="preserve">1+ </m:t>
            </m:r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rPrChange w:id="312" w:author="Volodymyr Bondariev" w:date="2026-08-20T12:55:00Z" w16du:dateUtc="2026-08-20T09:55:00Z">
                      <w:rPr>
                        <w:rFonts w:ascii="Cambria Math" w:hAnsi="Cambria Math"/>
                      </w:rPr>
                    </w:rPrChange>
                  </w:rPr>
                  <m:t>To-T</m:t>
                </m:r>
              </m:num>
              <m:den>
                <m:r>
                  <w:rPr>
                    <w:rFonts w:ascii="Cambria Math" w:hAnsi="Cambria Math"/>
                    <w:highlight w:val="yellow"/>
                    <w:rPrChange w:id="313" w:author="Volodymyr Bondariev" w:date="2026-08-20T12:55:00Z" w16du:dateUtc="2026-08-20T09:55:00Z">
                      <w:rPr>
                        <w:rFonts w:ascii="Cambria Math" w:hAnsi="Cambria Math"/>
                      </w:rPr>
                    </w:rPrChange>
                  </w:rPr>
                  <m:t>T</m:t>
                </m:r>
              </m:den>
            </m:f>
          </m:e>
        </m:d>
      </m:oMath>
      <w:r w:rsidR="001F1D08" w:rsidRPr="00281A6C">
        <w:rPr>
          <w:highlight w:val="yellow"/>
          <w:rPrChange w:id="314" w:author="Volodymyr Bondariev" w:date="2026-08-20T12:55:00Z" w16du:dateUtc="2026-08-20T09:55:00Z">
            <w:rPr>
              <w:lang w:val="en-US"/>
            </w:rPr>
          </w:rPrChange>
        </w:rPr>
        <w:t xml:space="preserve">. </w:t>
      </w:r>
      <w:r w:rsidR="001F1D08" w:rsidRPr="00281A6C">
        <w:rPr>
          <w:highlight w:val="yellow"/>
          <w:rPrChange w:id="315" w:author="Volodymyr Bondariev" w:date="2026-08-20T12:55:00Z" w16du:dateUtc="2026-08-20T09:55:00Z">
            <w:rPr/>
          </w:rPrChange>
        </w:rPr>
        <w:t>З урахуванням того, що температура пропорційна квадрату середньоквадратичної швидкості часток</w:t>
      </w:r>
      <w:r w:rsidR="00950416" w:rsidRPr="00281A6C">
        <w:rPr>
          <w:highlight w:val="yellow"/>
          <w:rPrChange w:id="316" w:author="Volodymyr Bondariev" w:date="2026-08-20T12:55:00Z" w16du:dateUtc="2026-08-20T09:55:00Z">
            <w:rPr/>
          </w:rPrChange>
        </w:rPr>
        <w:t>,</w:t>
      </w:r>
      <w:r w:rsidR="00757A90" w:rsidRPr="00281A6C">
        <w:rPr>
          <w:highlight w:val="yellow"/>
          <w:rPrChange w:id="317" w:author="Volodymyr Bondariev" w:date="2026-08-20T12:55:00Z" w16du:dateUtc="2026-08-20T09:55:00Z">
            <w:rPr/>
          </w:rPrChange>
        </w:rPr>
        <w:t xml:space="preserve"> поправка до швидкості часток задається </w:t>
      </w:r>
      <w:r w:rsidR="00950416" w:rsidRPr="00281A6C">
        <w:rPr>
          <w:highlight w:val="yellow"/>
          <w:rPrChange w:id="318" w:author="Volodymyr Bondariev" w:date="2026-08-20T12:55:00Z" w16du:dateUtc="2026-08-20T09:55:00Z">
            <w:rPr/>
          </w:rPrChange>
        </w:rPr>
        <w:t>рівнянням</w:t>
      </w:r>
      <w:r w:rsidR="00757A90" w:rsidRPr="00281A6C">
        <w:rPr>
          <w:highlight w:val="yellow"/>
          <w:rPrChange w:id="319" w:author="Volodymyr Bondariev" w:date="2026-08-20T12:55:00Z" w16du:dateUtc="2026-08-20T09:55:00Z">
            <w:rPr/>
          </w:rPrChange>
        </w:rPr>
        <w:t xml:space="preserve"> (8)</w:t>
      </w:r>
    </w:p>
    <w:p w14:paraId="699AB3EC" w14:textId="76DE9830" w:rsidR="00757A90" w:rsidRPr="00281A6C" w:rsidRDefault="00000000" w:rsidP="00757A90">
      <w:pPr>
        <w:ind w:firstLine="0"/>
        <w:rPr>
          <w:i/>
          <w:highlight w:val="yellow"/>
          <w:rPrChange w:id="320" w:author="Volodymyr Bondariev" w:date="2026-08-20T12:55:00Z" w16du:dateUtc="2026-08-20T09:55:00Z">
            <w:rPr>
              <w:i/>
            </w:rPr>
          </w:rPrChange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  <w:rPrChange w:id="321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v</m:t>
              </m:r>
            </m:e>
            <m:sup>
              <m:r>
                <w:rPr>
                  <w:rFonts w:ascii="Cambria Math" w:hAnsi="Cambria Math"/>
                  <w:highlight w:val="yellow"/>
                  <w:rPrChange w:id="322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''</m:t>
              </m:r>
            </m:sup>
          </m:sSup>
          <m:r>
            <w:rPr>
              <w:rFonts w:ascii="Cambria Math" w:hAnsi="Cambria Math"/>
              <w:highlight w:val="yellow"/>
              <w:rPrChange w:id="323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>=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  <w:rPrChange w:id="324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v</m:t>
              </m:r>
            </m:e>
            <m:sup>
              <m:r>
                <w:rPr>
                  <w:rFonts w:ascii="Cambria Math" w:hAnsi="Cambria Math"/>
                  <w:highlight w:val="yellow"/>
                  <w:rPrChange w:id="325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  <w:rPrChange w:id="326" w:author="Volodymyr Bondariev" w:date="2026-08-20T12:55:00Z" w16du:dateUtc="2026-08-20T09:55:00Z">
                    <w:rPr>
                      <w:rFonts w:ascii="Cambria Math" w:hAnsi="Cambria Math"/>
                    </w:rPr>
                  </w:rPrChange>
                </w:rPr>
                <m:t xml:space="preserve">1+ 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  <w:rPrChange w:id="327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To-T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  <w:rPrChange w:id="328" w:author="Volodymyr Bondariev" w:date="2026-08-20T12:55:00Z" w16du:dateUtc="2026-08-20T09:55:00Z">
                        <w:rPr>
                          <w:rFonts w:ascii="Cambria Math" w:hAnsi="Cambria Math"/>
                        </w:rPr>
                      </w:rPrChange>
                    </w:rPr>
                    <m:t>2T</m:t>
                  </m:r>
                </m:den>
              </m:f>
            </m:e>
          </m:d>
          <m:r>
            <w:rPr>
              <w:rFonts w:ascii="Cambria Math" w:hAnsi="Cambria Math"/>
              <w:highlight w:val="yellow"/>
              <w:rPrChange w:id="329" w:author="Volodymyr Bondariev" w:date="2026-08-20T12:55:00Z" w16du:dateUtc="2026-08-20T09:55:00Z">
                <w:rPr>
                  <w:rFonts w:ascii="Cambria Math" w:hAnsi="Cambria Math"/>
                </w:rPr>
              </w:rPrChange>
            </w:rPr>
            <m:t xml:space="preserve">                                         (8)</m:t>
          </m:r>
        </m:oMath>
      </m:oMathPara>
    </w:p>
    <w:p w14:paraId="296A2F06" w14:textId="37A4645C" w:rsidR="00757A90" w:rsidRPr="00281A6C" w:rsidDel="00B333EC" w:rsidRDefault="00A13650" w:rsidP="00F665F9">
      <w:pPr>
        <w:rPr>
          <w:del w:id="330" w:author="Volodymyr Bondariev" w:date="2026-08-19T15:12:00Z" w16du:dateUtc="2026-08-19T12:12:00Z"/>
        </w:rPr>
      </w:pPr>
      <w:del w:id="331" w:author="Volodymyr Bondariev" w:date="2026-08-19T15:12:00Z" w16du:dateUtc="2026-08-19T12:12:00Z">
        <w:r w:rsidRPr="00281A6C" w:rsidDel="00B333EC">
          <w:rPr>
            <w:highlight w:val="yellow"/>
            <w:rPrChange w:id="332" w:author="Volodymyr Bondariev" w:date="2026-08-20T12:55:00Z" w16du:dateUtc="2026-08-20T09:55:00Z">
              <w:rPr/>
            </w:rPrChange>
          </w:rPr>
          <w:delText xml:space="preserve">Отже </w:delText>
        </w:r>
        <w:r w:rsidR="00950416" w:rsidRPr="00281A6C" w:rsidDel="00B333EC">
          <w:rPr>
            <w:highlight w:val="yellow"/>
            <w:rPrChange w:id="333" w:author="Volodymyr Bondariev" w:date="2026-08-20T12:55:00Z" w16du:dateUtc="2026-08-20T09:55:00Z">
              <w:rPr/>
            </w:rPrChange>
          </w:rPr>
          <w:delText xml:space="preserve">зміна навантаження в моделі </w:delText>
        </w:r>
        <w:r w:rsidRPr="00281A6C" w:rsidDel="00B333EC">
          <w:rPr>
            <w:highlight w:val="yellow"/>
            <w:rPrChange w:id="334" w:author="Volodymyr Bondariev" w:date="2026-08-20T12:55:00Z" w16du:dateUtc="2026-08-20T09:55:00Z">
              <w:rPr/>
            </w:rPrChange>
          </w:rPr>
          <w:delText xml:space="preserve">імітація ізотермічного процесу керується </w:delText>
        </w:r>
        <w:r w:rsidR="00950416" w:rsidRPr="00281A6C" w:rsidDel="00B333EC">
          <w:rPr>
            <w:highlight w:val="yellow"/>
            <w:rPrChange w:id="335" w:author="Volodymyr Bondariev" w:date="2026-08-20T12:55:00Z" w16du:dateUtc="2026-08-20T09:55:00Z">
              <w:rPr/>
            </w:rPrChange>
          </w:rPr>
          <w:delText>рівнянням</w:delText>
        </w:r>
        <w:r w:rsidRPr="00281A6C" w:rsidDel="00B333EC">
          <w:rPr>
            <w:highlight w:val="yellow"/>
            <w:rPrChange w:id="336" w:author="Volodymyr Bondariev" w:date="2026-08-20T12:55:00Z" w16du:dateUtc="2026-08-20T09:55:00Z">
              <w:rPr/>
            </w:rPrChange>
          </w:rPr>
          <w:delText xml:space="preserve"> </w:delText>
        </w:r>
        <w:r w:rsidR="00950416" w:rsidRPr="00281A6C" w:rsidDel="00B333EC">
          <w:rPr>
            <w:highlight w:val="yellow"/>
            <w:rPrChange w:id="337" w:author="Volodymyr Bondariev" w:date="2026-08-20T12:55:00Z" w16du:dateUtc="2026-08-20T09:55:00Z">
              <w:rPr/>
            </w:rPrChange>
          </w:rPr>
          <w:delText>(</w:delText>
        </w:r>
        <w:r w:rsidRPr="00281A6C" w:rsidDel="00B333EC">
          <w:rPr>
            <w:highlight w:val="yellow"/>
            <w:rPrChange w:id="338" w:author="Volodymyr Bondariev" w:date="2026-08-20T12:55:00Z" w16du:dateUtc="2026-08-20T09:55:00Z">
              <w:rPr/>
            </w:rPrChange>
          </w:rPr>
          <w:delText>6)</w:delText>
        </w:r>
        <w:r w:rsidR="00950416" w:rsidRPr="00281A6C" w:rsidDel="00B333EC">
          <w:rPr>
            <w:highlight w:val="yellow"/>
            <w:rPrChange w:id="339" w:author="Volodymyr Bondariev" w:date="2026-08-20T12:55:00Z" w16du:dateUtc="2026-08-20T09:55:00Z">
              <w:rPr/>
            </w:rPrChange>
          </w:rPr>
          <w:delText>, а зміна швидкості часток – рівняннями (7) і (8)</w:delText>
        </w:r>
        <w:r w:rsidRPr="00281A6C" w:rsidDel="00B333EC">
          <w:rPr>
            <w:highlight w:val="yellow"/>
            <w:rPrChange w:id="340" w:author="Volodymyr Bondariev" w:date="2026-08-20T12:55:00Z" w16du:dateUtc="2026-08-20T09:55:00Z">
              <w:rPr/>
            </w:rPrChange>
          </w:rPr>
          <w:delText>.</w:delText>
        </w:r>
      </w:del>
    </w:p>
    <w:p w14:paraId="09E8C032" w14:textId="77777777" w:rsidR="00C748A5" w:rsidRPr="00281A6C" w:rsidRDefault="005950CB" w:rsidP="00C748A5">
      <w:pPr>
        <w:rPr>
          <w:b/>
          <w:bCs/>
        </w:rPr>
      </w:pPr>
      <w:r w:rsidRPr="00281A6C">
        <w:rPr>
          <w:b/>
          <w:bCs/>
        </w:rPr>
        <w:t>Ізохоричний процес</w:t>
      </w:r>
    </w:p>
    <w:p w14:paraId="77BFCEE5" w14:textId="7727D20F" w:rsidR="00186982" w:rsidRPr="00281A6C" w:rsidRDefault="00950416" w:rsidP="00C748A5">
      <w:pPr>
        <w:rPr>
          <w:b/>
          <w:bCs/>
        </w:rPr>
      </w:pPr>
      <w:r w:rsidRPr="00281A6C">
        <w:t>На відміну від усіх попередніх процесів ізохоричний процес не пов’язаний зі зміною об’єму, але і тут можна розр</w:t>
      </w:r>
      <w:r w:rsidR="00186982" w:rsidRPr="00281A6C">
        <w:t xml:space="preserve">ізняти фази </w:t>
      </w:r>
      <w:r w:rsidR="0036032E" w:rsidRPr="00281A6C">
        <w:rPr>
          <w:rPrChange w:id="341" w:author="Volodymyr Bondariev" w:date="2026-08-20T12:55:00Z" w16du:dateUtc="2026-08-20T09:55:00Z">
            <w:rPr>
              <w:lang w:val="en-US"/>
            </w:rPr>
          </w:rPrChange>
        </w:rPr>
        <w:t>“</w:t>
      </w:r>
      <w:r w:rsidR="00186982" w:rsidRPr="00281A6C">
        <w:t>стискання</w:t>
      </w:r>
      <w:r w:rsidR="0036032E" w:rsidRPr="00281A6C">
        <w:rPr>
          <w:rPrChange w:id="342" w:author="Volodymyr Bondariev" w:date="2026-08-20T12:55:00Z" w16du:dateUtc="2026-08-20T09:55:00Z">
            <w:rPr>
              <w:lang w:val="en-US"/>
            </w:rPr>
          </w:rPrChange>
        </w:rPr>
        <w:t>”</w:t>
      </w:r>
      <w:r w:rsidR="00186982" w:rsidRPr="00281A6C">
        <w:t xml:space="preserve"> і </w:t>
      </w:r>
      <w:r w:rsidR="0036032E" w:rsidRPr="00281A6C">
        <w:rPr>
          <w:rPrChange w:id="343" w:author="Volodymyr Bondariev" w:date="2026-08-20T12:55:00Z" w16du:dateUtc="2026-08-20T09:55:00Z">
            <w:rPr>
              <w:lang w:val="en-US"/>
            </w:rPr>
          </w:rPrChange>
        </w:rPr>
        <w:t>“</w:t>
      </w:r>
      <w:r w:rsidR="00186982" w:rsidRPr="00281A6C">
        <w:t>роз</w:t>
      </w:r>
      <w:r w:rsidR="0036032E" w:rsidRPr="00281A6C">
        <w:t>шир</w:t>
      </w:r>
      <w:r w:rsidR="00186982" w:rsidRPr="00281A6C">
        <w:t>ення</w:t>
      </w:r>
      <w:r w:rsidR="0036032E" w:rsidRPr="00281A6C">
        <w:rPr>
          <w:rPrChange w:id="344" w:author="Volodymyr Bondariev" w:date="2026-08-20T12:55:00Z" w16du:dateUtc="2026-08-20T09:55:00Z">
            <w:rPr>
              <w:lang w:val="en-US"/>
            </w:rPr>
          </w:rPrChange>
        </w:rPr>
        <w:t>”</w:t>
      </w:r>
      <w:r w:rsidR="00186982" w:rsidRPr="00281A6C">
        <w:t>, зважаючи на п</w:t>
      </w:r>
      <w:r w:rsidR="0036032E" w:rsidRPr="00281A6C">
        <w:t>оказник</w:t>
      </w:r>
      <w:r w:rsidR="00186982" w:rsidRPr="00281A6C">
        <w:t xml:space="preserve"> тиску. </w:t>
      </w:r>
      <w:r w:rsidR="0036032E" w:rsidRPr="00281A6C">
        <w:t>Домовимось, що в</w:t>
      </w:r>
      <w:r w:rsidR="00186982" w:rsidRPr="00281A6C">
        <w:t xml:space="preserve"> фазі роз</w:t>
      </w:r>
      <w:r w:rsidR="0036032E" w:rsidRPr="00281A6C">
        <w:t>шир</w:t>
      </w:r>
      <w:r w:rsidR="00186982" w:rsidRPr="00281A6C">
        <w:t xml:space="preserve">ення </w:t>
      </w:r>
      <w:del w:id="345" w:author="Volodymyr Bondariev" w:date="2026-08-19T15:13:00Z" w16du:dateUtc="2026-08-19T12:13:00Z">
        <w:r w:rsidR="00186982" w:rsidRPr="00281A6C" w:rsidDel="00B333EC">
          <w:delText>навантаження на поршень</w:delText>
        </w:r>
      </w:del>
      <w:ins w:id="346" w:author="Volodymyr Bondariev" w:date="2026-08-19T15:13:00Z" w16du:dateUtc="2026-08-19T12:13:00Z">
        <w:r w:rsidR="00B333EC" w:rsidRPr="00281A6C">
          <w:t>тиск</w:t>
        </w:r>
      </w:ins>
      <w:r w:rsidR="00186982" w:rsidRPr="00281A6C">
        <w:t xml:space="preserve"> </w:t>
      </w:r>
      <w:r w:rsidR="0036032E" w:rsidRPr="00281A6C">
        <w:t xml:space="preserve">і температура газу </w:t>
      </w:r>
      <w:r w:rsidR="00186982" w:rsidRPr="00281A6C">
        <w:t>м</w:t>
      </w:r>
      <w:r w:rsidR="0036032E" w:rsidRPr="00281A6C">
        <w:t>ають</w:t>
      </w:r>
      <w:r w:rsidR="00186982" w:rsidRPr="00281A6C">
        <w:t xml:space="preserve"> повільно </w:t>
      </w:r>
      <w:r w:rsidR="0036032E" w:rsidRPr="00281A6C">
        <w:t xml:space="preserve">і пропорційно </w:t>
      </w:r>
      <w:r w:rsidR="00186982" w:rsidRPr="00281A6C">
        <w:t>зменшуватис</w:t>
      </w:r>
      <w:r w:rsidR="0036032E" w:rsidRPr="00281A6C">
        <w:t>я, а в фазі стискання – збільшуватися.</w:t>
      </w:r>
    </w:p>
    <w:p w14:paraId="6E1D9F94" w14:textId="197D14FB" w:rsidR="00516E72" w:rsidRPr="00281A6C" w:rsidRDefault="005950CB" w:rsidP="005950CB">
      <w:r w:rsidRPr="00281A6C">
        <w:t xml:space="preserve">Закон ізохори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rPrChange w:id="347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T</m:t>
            </m:r>
          </m:e>
          <m:sup>
            <m:r>
              <w:rPr>
                <w:rFonts w:ascii="Cambria Math" w:hAnsi="Cambria Math"/>
                <w:rPrChange w:id="348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-1</m:t>
            </m:r>
          </m:sup>
        </m:sSup>
        <m:r>
          <w:rPr>
            <w:rFonts w:ascii="Cambria Math" w:hAnsi="Cambria Math"/>
            <w:rPrChange w:id="349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=const</m:t>
        </m:r>
      </m:oMath>
      <w:r w:rsidR="00186982" w:rsidRPr="00281A6C">
        <w:rPr>
          <w:rPrChange w:id="350" w:author="Volodymyr Bondariev" w:date="2026-08-20T12:55:00Z" w16du:dateUtc="2026-08-20T09:55:00Z">
            <w:rPr>
              <w:lang w:val="en-US"/>
            </w:rPr>
          </w:rPrChange>
        </w:rPr>
        <w:t xml:space="preserve">, </w:t>
      </w:r>
      <w:r w:rsidR="00186982" w:rsidRPr="00281A6C">
        <w:t>що нагадує ізобарични</w:t>
      </w:r>
      <w:r w:rsidR="00516E72" w:rsidRPr="00281A6C">
        <w:t>й закон</w:t>
      </w:r>
      <w:r w:rsidRPr="00281A6C">
        <w:t xml:space="preserve">. Після диференціювання отримуємо    </w:t>
      </w:r>
      <m:oMath>
        <m:r>
          <w:rPr>
            <w:rFonts w:ascii="Cambria Math" w:hAnsi="Cambria Math"/>
          </w:rPr>
          <m:t>dPT-dTP=0</m:t>
        </m:r>
      </m:oMath>
      <w:r w:rsidR="00516E72" w:rsidRPr="00281A6C">
        <w:t>, з чого витік</w:t>
      </w:r>
      <w:r w:rsidR="001E03E2" w:rsidRPr="00281A6C">
        <w:t>ають рівняння (9).</w:t>
      </w:r>
      <w:r w:rsidR="00516E72" w:rsidRPr="00281A6C">
        <w:t xml:space="preserve"> </w:t>
      </w:r>
    </w:p>
    <w:p w14:paraId="21B9E989" w14:textId="6986559F" w:rsidR="00516E72" w:rsidRPr="00281A6C" w:rsidRDefault="00000000" w:rsidP="005950CB">
      <w:pPr>
        <w:rPr>
          <w:i/>
          <w:rPrChange w:id="351" w:author="Volodymyr Bondariev" w:date="2026-08-20T12:55:00Z" w16du:dateUtc="2026-08-20T09:55:00Z">
            <w:rPr>
              <w:i/>
              <w:lang w:val="en-US"/>
            </w:rPr>
          </w:rPrChange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≈T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  <w:rPrChange w:id="352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 xml:space="preserve">;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rPrChange w:id="353" w:author="Volodymyr Bondariev" w:date="2026-08-20T12:55:00Z" w16du:dateUtc="2026-08-20T09:55:00Z">
                    <w:rPr>
                      <w:rFonts w:ascii="Cambria Math" w:hAnsi="Cambria Math"/>
                      <w:lang w:val="en-US"/>
                    </w:rPr>
                  </w:rPrChange>
                </w:rPr>
                <m:t xml:space="preserve">   </m:t>
              </m:r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≈P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rPrChange w:id="354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>;    ε=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rPrChange w:id="355" w:author="Volodymyr Bondariev" w:date="2026-08-20T12:55:00Z" w16du:dateUtc="2026-08-20T09:55:00Z">
                    <w:rPr>
                      <w:rFonts w:ascii="Cambria Math" w:hAnsi="Cambria Math"/>
                      <w:lang w:val="en-US"/>
                    </w:rPr>
                  </w:rPrChange>
                </w:rPr>
                <m:t>ΔP</m:t>
              </m:r>
            </m:num>
            <m:den>
              <m:r>
                <w:rPr>
                  <w:rFonts w:ascii="Cambria Math" w:hAnsi="Cambria Math"/>
                  <w:rPrChange w:id="356" w:author="Volodymyr Bondariev" w:date="2026-08-20T12:55:00Z" w16du:dateUtc="2026-08-20T09:55:00Z">
                    <w:rPr>
                      <w:rFonts w:ascii="Cambria Math" w:hAnsi="Cambria Math"/>
                      <w:lang w:val="en-US"/>
                    </w:rPr>
                  </w:rPrChange>
                </w:rPr>
                <m:t>P</m:t>
              </m:r>
            </m:den>
          </m:f>
          <m:r>
            <w:rPr>
              <w:rFonts w:ascii="Cambria Math" w:hAnsi="Cambria Math"/>
              <w:rPrChange w:id="357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 xml:space="preserve">                        (9)</m:t>
          </m:r>
        </m:oMath>
      </m:oMathPara>
    </w:p>
    <w:p w14:paraId="1E482C50" w14:textId="2C7D9155" w:rsidR="00AC4AAF" w:rsidRPr="00281A6C" w:rsidRDefault="00AC4AAF" w:rsidP="005950CB">
      <w:pPr>
        <w:rPr>
          <w:iCs/>
        </w:rPr>
      </w:pPr>
      <w:r w:rsidRPr="00281A6C">
        <w:rPr>
          <w:iCs/>
        </w:rPr>
        <w:t>Тобто на кожному кроці дискретного часу температура і</w:t>
      </w:r>
      <w:r w:rsidRPr="00281A6C">
        <w:rPr>
          <w:iCs/>
          <w:rPrChange w:id="358" w:author="Volodymyr Bondariev" w:date="2026-08-20T12:55:00Z" w16du:dateUtc="2026-08-20T09:55:00Z">
            <w:rPr>
              <w:iCs/>
              <w:lang w:val="en-US"/>
            </w:rPr>
          </w:rPrChange>
        </w:rPr>
        <w:t xml:space="preserve"> </w:t>
      </w:r>
      <w:r w:rsidRPr="00281A6C">
        <w:rPr>
          <w:iCs/>
        </w:rPr>
        <w:t>тиск змінюються в однаковому темпі.</w:t>
      </w:r>
    </w:p>
    <w:p w14:paraId="1D3A5847" w14:textId="6917A415" w:rsidR="00AC4AAF" w:rsidRPr="00281A6C" w:rsidRDefault="001E03E2" w:rsidP="005950CB">
      <w:pPr>
        <w:rPr>
          <w:i/>
        </w:rPr>
      </w:pPr>
      <w:r w:rsidRPr="00281A6C">
        <w:rPr>
          <w:iCs/>
        </w:rPr>
        <w:t xml:space="preserve">Нагадаємо, що в моделі мі можемо впливати на температуру через швидкість часток, а на зовнішній тиск через навантаження поршня. Залежність між тиском і навантаженням пряма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rPrChange w:id="359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∝M</m:t>
        </m:r>
      </m:oMath>
      <w:r w:rsidRPr="00281A6C">
        <w:rPr>
          <w:iCs/>
          <w:rPrChange w:id="360" w:author="Volodymyr Bondariev" w:date="2026-08-20T12:55:00Z" w16du:dateUtc="2026-08-20T09:55:00Z">
            <w:rPr>
              <w:iCs/>
              <w:lang w:val="en-US"/>
            </w:rPr>
          </w:rPrChange>
        </w:rPr>
        <w:t xml:space="preserve">, </w:t>
      </w:r>
      <w:r w:rsidRPr="00281A6C">
        <w:rPr>
          <w:iCs/>
        </w:rPr>
        <w:t xml:space="preserve">а між температурою и швидкістю квадратична </w:t>
      </w:r>
      <m:oMath>
        <m:r>
          <w:rPr>
            <w:rFonts w:ascii="Cambria Math" w:hAnsi="Cambria Math"/>
          </w:rPr>
          <m:t>T</m:t>
        </m:r>
        <m:r>
          <w:del w:id="361" w:author="Volodymyr Bondariev" w:date="2026-08-19T15:42:00Z" w16du:dateUtc="2026-08-19T12:42:00Z">
            <w:rPr>
              <w:rFonts w:ascii="Cambria Math" w:hAnsi="Cambria Math"/>
              <w:rPrChange w:id="362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 xml:space="preserve"> </m:t>
          </w:del>
        </m:r>
        <m:r>
          <w:rPr>
            <w:rFonts w:ascii="Cambria Math" w:hAnsi="Cambria Math"/>
            <w:rPrChange w:id="363" w:author="Volodymyr Bondariev" w:date="2026-08-20T12:55:00Z" w16du:dateUtc="2026-08-20T09:55:00Z">
              <w:rPr>
                <w:rFonts w:ascii="Cambria Math" w:hAnsi="Cambria Math"/>
                <w:lang w:val="en-US"/>
              </w:rPr>
            </w:rPrChange>
          </w:rPr>
          <m:t>∝</m:t>
        </m:r>
        <m:r>
          <w:del w:id="364" w:author="Volodymyr Bondariev" w:date="2026-08-19T15:42:00Z" w16du:dateUtc="2026-08-19T12:42:00Z">
            <w:rPr>
              <w:rFonts w:ascii="Cambria Math" w:hAnsi="Cambria Math"/>
              <w:rPrChange w:id="365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 xml:space="preserve"> </m:t>
          </w:del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rPrChange w:id="366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v</m:t>
            </m:r>
          </m:e>
          <m:sup>
            <m:r>
              <w:rPr>
                <w:rFonts w:ascii="Cambria Math" w:hAnsi="Cambria Math"/>
                <w:rPrChange w:id="367" w:author="Volodymyr Bondariev" w:date="2026-08-20T12:55:00Z" w16du:dateUtc="2026-08-20T09:55:00Z">
                  <w:rPr>
                    <w:rFonts w:ascii="Cambria Math" w:hAnsi="Cambria Math"/>
                    <w:lang w:val="en-US"/>
                  </w:rPr>
                </w:rPrChange>
              </w:rPr>
              <m:t>2</m:t>
            </m:r>
          </m:sup>
        </m:sSup>
      </m:oMath>
      <w:r w:rsidR="00B46A9D" w:rsidRPr="00281A6C">
        <w:rPr>
          <w:iCs/>
        </w:rPr>
        <w:t xml:space="preserve">. </w:t>
      </w:r>
      <w:ins w:id="368" w:author="Volodymyr Bondariev" w:date="2026-08-19T15:42:00Z" w16du:dateUtc="2026-08-19T12:42:00Z">
        <w:r w:rsidR="00735E07" w:rsidRPr="00281A6C">
          <w:rPr>
            <w:iCs/>
          </w:rPr>
          <w:t>Як наслідок, р</w:t>
        </w:r>
      </w:ins>
      <w:del w:id="369" w:author="Volodymyr Bondariev" w:date="2026-08-19T15:42:00Z" w16du:dateUtc="2026-08-19T12:42:00Z">
        <w:r w:rsidR="00B46A9D" w:rsidRPr="00281A6C" w:rsidDel="00735E07">
          <w:rPr>
            <w:iCs/>
          </w:rPr>
          <w:delText>Р</w:delText>
        </w:r>
      </w:del>
      <w:r w:rsidR="00B46A9D" w:rsidRPr="00281A6C">
        <w:rPr>
          <w:iCs/>
        </w:rPr>
        <w:t>івняння (9) перетворюються на (10)</w:t>
      </w:r>
    </w:p>
    <w:p w14:paraId="30B17983" w14:textId="5DBFE033" w:rsidR="008A0420" w:rsidRPr="00281A6C" w:rsidRDefault="00000000" w:rsidP="00B46A9D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rPrChange w:id="370" w:author="Volodymyr Bondariev" w:date="2026-08-20T12:55:00Z" w16du:dateUtc="2026-08-20T09:55:00Z">
                <w:rPr>
                  <w:rFonts w:ascii="Cambria Math" w:hAnsi="Cambria Math"/>
                  <w:lang w:val="en-US"/>
                </w:rPr>
              </w:rPrChange>
            </w:rPr>
            <m:t>;</m:t>
          </m:r>
          <m:r>
            <w:rPr>
              <w:rFonts w:ascii="Cambria Math" w:hAnsi="Cambria Math"/>
            </w:rPr>
            <m:t xml:space="preserve">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</m:d>
          <m:r>
            <w:rPr>
              <w:rFonts w:ascii="Cambria Math" w:hAnsi="Cambria Math"/>
            </w:rPr>
            <m:t xml:space="preserve">  ;                                    (10)</m:t>
          </m:r>
        </m:oMath>
      </m:oMathPara>
    </w:p>
    <w:p w14:paraId="779FD14A" w14:textId="6E2FAE62" w:rsidR="00516E72" w:rsidRPr="00281A6C" w:rsidDel="00B333EC" w:rsidRDefault="007C744B" w:rsidP="005950CB">
      <w:pPr>
        <w:rPr>
          <w:del w:id="371" w:author="Volodymyr Bondariev" w:date="2026-08-19T15:18:00Z" w16du:dateUtc="2026-08-19T12:18:00Z"/>
        </w:rPr>
      </w:pPr>
      <w:r w:rsidRPr="00281A6C">
        <w:t xml:space="preserve">Залишилося визначити </w:t>
      </w:r>
      <w:r w:rsidR="008A0420" w:rsidRPr="00281A6C">
        <w:t xml:space="preserve">закон змінення </w:t>
      </w:r>
      <w:r w:rsidR="00B46A9D" w:rsidRPr="00281A6C">
        <w:t>параметра</w:t>
      </w:r>
      <w:r w:rsidR="008A0420" w:rsidRPr="00281A6C">
        <w:t xml:space="preserve"> </w:t>
      </w:r>
      <w:r w:rsidR="00B46A9D" w:rsidRPr="00281A6C">
        <w:t>ε</w:t>
      </w:r>
      <w:r w:rsidR="008A0420" w:rsidRPr="00281A6C">
        <w:t xml:space="preserve"> з часом.</w:t>
      </w:r>
      <w:r w:rsidR="00B46A9D" w:rsidRPr="00281A6C">
        <w:t xml:space="preserve"> В </w:t>
      </w:r>
      <w:r w:rsidR="0075566D" w:rsidRPr="00281A6C">
        <w:t>процесах, де рухався масивний поршень, ми намагалися зробити цей рух плавн</w:t>
      </w:r>
      <w:del w:id="372" w:author="Volodymyr Bondariev" w:date="2026-08-19T15:43:00Z" w16du:dateUtc="2026-08-19T12:43:00Z">
        <w:r w:rsidR="0075566D" w:rsidRPr="00281A6C" w:rsidDel="00735E07">
          <w:delText>іш</w:delText>
        </w:r>
      </w:del>
      <w:r w:rsidR="0075566D" w:rsidRPr="00281A6C">
        <w:t xml:space="preserve">им, </w:t>
      </w:r>
      <w:r w:rsidR="00C476DC" w:rsidRPr="00281A6C">
        <w:t xml:space="preserve">але </w:t>
      </w:r>
      <w:r w:rsidR="0075566D" w:rsidRPr="00281A6C">
        <w:t>в даному випадку це не має сенсу.</w:t>
      </w:r>
    </w:p>
    <w:p w14:paraId="5F58CDDC" w14:textId="77777777" w:rsidR="00516E72" w:rsidRPr="00281A6C" w:rsidRDefault="00516E72" w:rsidP="00B333EC"/>
    <w:p w14:paraId="1C41F199" w14:textId="61BCEE74" w:rsidR="009751D7" w:rsidRPr="00281A6C" w:rsidRDefault="00C476DC" w:rsidP="00B46A9D">
      <w:pPr>
        <w:ind w:firstLine="708"/>
      </w:pPr>
      <w:r w:rsidRPr="00281A6C">
        <w:lastRenderedPageBreak/>
        <w:t>Пов’яжемо ε</w:t>
      </w:r>
      <w:ins w:id="373" w:author="Volodymyr Bondariev" w:date="2026-08-19T15:44:00Z" w16du:dateUtc="2026-08-19T12:44:00Z">
        <w:r w:rsidR="00735E07" w:rsidRPr="00281A6C">
          <w:t xml:space="preserve"> безпосередньо</w:t>
        </w:r>
      </w:ins>
      <w:r w:rsidRPr="00281A6C">
        <w:t xml:space="preserve"> з </w:t>
      </w:r>
      <w:r w:rsidR="009751D7" w:rsidRPr="00281A6C">
        <w:t xml:space="preserve"> триваліст</w:t>
      </w:r>
      <w:r w:rsidRPr="00281A6C">
        <w:t>ю</w:t>
      </w:r>
      <w:r w:rsidR="009751D7" w:rsidRPr="00281A6C">
        <w:t xml:space="preserve"> процесу, наприклад, ми хочемо, щоб процес </w:t>
      </w:r>
      <w:r w:rsidR="009440E8" w:rsidRPr="00281A6C">
        <w:t xml:space="preserve">зміни навантаження від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9440E8" w:rsidRPr="00281A6C">
        <w:t xml:space="preserve"> 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9440E8" w:rsidRPr="00281A6C">
        <w:t xml:space="preserve"> за</w:t>
      </w:r>
      <w:r w:rsidR="009751D7" w:rsidRPr="00281A6C">
        <w:t xml:space="preserve">вершився за t кроків. Тоді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1+ε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6A71A2" w:rsidRPr="00281A6C">
        <w:t xml:space="preserve">  і </w:t>
      </w:r>
    </w:p>
    <w:p w14:paraId="048A5415" w14:textId="1FC0B967" w:rsidR="006A71A2" w:rsidRPr="00281A6C" w:rsidRDefault="006A71A2" w:rsidP="006A71A2">
      <w:pPr>
        <w:rPr>
          <w:i/>
        </w:rPr>
      </w:pPr>
      <m:oMathPara>
        <m:oMath>
          <m:r>
            <w:rPr>
              <w:rFonts w:ascii="Cambria Math" w:hAnsi="Cambria Math"/>
            </w:rPr>
            <m:t>ε≈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ln⁡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                                                          (11)</m:t>
          </m:r>
        </m:oMath>
      </m:oMathPara>
    </w:p>
    <w:p w14:paraId="28833E0A" w14:textId="56429135" w:rsidR="00D62724" w:rsidRPr="00281A6C" w:rsidRDefault="00D62724" w:rsidP="006A71A2">
      <w:pPr>
        <w:rPr>
          <w:ins w:id="374" w:author="Volodymyr Bondariev" w:date="2026-08-19T15:47:00Z" w16du:dateUtc="2026-08-19T12:47:00Z"/>
        </w:rPr>
      </w:pPr>
      <w:r w:rsidRPr="00281A6C">
        <w:t>Рівняння (</w:t>
      </w:r>
      <w:r w:rsidR="00C476DC" w:rsidRPr="00281A6C">
        <w:t>10</w:t>
      </w:r>
      <w:r w:rsidRPr="00281A6C">
        <w:t>) і (1</w:t>
      </w:r>
      <w:r w:rsidR="00C476DC" w:rsidRPr="00281A6C">
        <w:t>1</w:t>
      </w:r>
      <w:r w:rsidRPr="00281A6C">
        <w:t xml:space="preserve">) визначають </w:t>
      </w:r>
      <w:ins w:id="375" w:author="Volodymyr Bondariev" w:date="2026-08-19T15:45:00Z" w16du:dateUtc="2026-08-19T12:45:00Z">
        <w:r w:rsidR="00735E07" w:rsidRPr="00281A6C">
          <w:t>спосіб керування</w:t>
        </w:r>
      </w:ins>
      <w:del w:id="376" w:author="Volodymyr Bondariev" w:date="2026-08-19T15:45:00Z" w16du:dateUtc="2026-08-19T12:45:00Z">
        <w:r w:rsidRPr="00281A6C" w:rsidDel="00735E07">
          <w:delText>модель</w:delText>
        </w:r>
      </w:del>
      <w:r w:rsidRPr="00281A6C">
        <w:t xml:space="preserve"> ізохоричн</w:t>
      </w:r>
      <w:ins w:id="377" w:author="Volodymyr Bondariev" w:date="2026-08-19T15:46:00Z" w16du:dateUtc="2026-08-19T12:46:00Z">
        <w:r w:rsidR="00735E07" w:rsidRPr="00281A6C">
          <w:t>им</w:t>
        </w:r>
      </w:ins>
      <w:del w:id="378" w:author="Volodymyr Bondariev" w:date="2026-08-19T15:46:00Z" w16du:dateUtc="2026-08-19T12:46:00Z">
        <w:r w:rsidRPr="00281A6C" w:rsidDel="00735E07">
          <w:delText>ого</w:delText>
        </w:r>
      </w:del>
      <w:r w:rsidRPr="00281A6C">
        <w:t xml:space="preserve"> процес</w:t>
      </w:r>
      <w:ins w:id="379" w:author="Volodymyr Bondariev" w:date="2026-08-19T15:46:00Z" w16du:dateUtc="2026-08-19T12:46:00Z">
        <w:r w:rsidR="00735E07" w:rsidRPr="00281A6C">
          <w:t>ом</w:t>
        </w:r>
      </w:ins>
      <w:del w:id="380" w:author="Volodymyr Bondariev" w:date="2026-08-19T15:46:00Z" w16du:dateUtc="2026-08-19T12:46:00Z">
        <w:r w:rsidRPr="00281A6C" w:rsidDel="00735E07">
          <w:delText>у</w:delText>
        </w:r>
      </w:del>
      <w:r w:rsidRPr="00281A6C">
        <w:t>.</w:t>
      </w:r>
    </w:p>
    <w:p w14:paraId="0D3251F2" w14:textId="47362305" w:rsidR="00735E07" w:rsidRPr="00281A6C" w:rsidRDefault="00C037DD" w:rsidP="006A71A2">
      <w:pPr>
        <w:rPr>
          <w:ins w:id="381" w:author="Volodymyr Bondariev" w:date="2026-08-19T15:47:00Z" w16du:dateUtc="2026-08-19T12:47:00Z"/>
          <w:b/>
          <w:bCs/>
          <w:rPrChange w:id="382" w:author="Volodymyr Bondariev" w:date="2026-08-20T12:55:00Z" w16du:dateUtc="2026-08-20T09:55:00Z">
            <w:rPr>
              <w:ins w:id="383" w:author="Volodymyr Bondariev" w:date="2026-08-19T15:47:00Z" w16du:dateUtc="2026-08-19T12:47:00Z"/>
            </w:rPr>
          </w:rPrChange>
        </w:rPr>
      </w:pPr>
      <w:ins w:id="384" w:author="Volodymyr Bondariev" w:date="2026-08-19T17:07:00Z" w16du:dateUtc="2026-08-19T14:07:00Z">
        <w:r w:rsidRPr="00281A6C">
          <w:rPr>
            <w:b/>
            <w:bCs/>
          </w:rPr>
          <w:t>Зв</w:t>
        </w:r>
      </w:ins>
      <w:ins w:id="385" w:author="Volodymyr Bondariev" w:date="2026-08-19T15:47:00Z" w16du:dateUtc="2026-08-19T12:47:00Z">
        <w:r w:rsidR="00735E07" w:rsidRPr="00281A6C">
          <w:rPr>
            <w:b/>
            <w:bCs/>
            <w:rPrChange w:id="386" w:author="Volodymyr Bondariev" w:date="2026-08-20T12:55:00Z" w16du:dateUtc="2026-08-20T09:55:00Z">
              <w:rPr/>
            </w:rPrChange>
          </w:rPr>
          <w:t>ор</w:t>
        </w:r>
      </w:ins>
      <w:ins w:id="387" w:author="Volodymyr Bondariev" w:date="2026-08-19T15:48:00Z" w16du:dateUtc="2026-08-19T12:48:00Z">
        <w:r w:rsidR="00735E07" w:rsidRPr="00281A6C">
          <w:rPr>
            <w:b/>
            <w:bCs/>
          </w:rPr>
          <w:t>о</w:t>
        </w:r>
      </w:ins>
      <w:ins w:id="388" w:author="Volodymyr Bondariev" w:date="2026-08-19T15:47:00Z" w16du:dateUtc="2026-08-19T12:47:00Z">
        <w:r w:rsidR="00735E07" w:rsidRPr="00281A6C">
          <w:rPr>
            <w:b/>
            <w:bCs/>
            <w:rPrChange w:id="389" w:author="Volodymyr Bondariev" w:date="2026-08-20T12:55:00Z" w16du:dateUtc="2026-08-20T09:55:00Z">
              <w:rPr/>
            </w:rPrChange>
          </w:rPr>
          <w:t>тний зв’язок</w:t>
        </w:r>
      </w:ins>
    </w:p>
    <w:p w14:paraId="213073CA" w14:textId="77777777" w:rsidR="00735E07" w:rsidRDefault="00735E07" w:rsidP="006A71A2">
      <w:pPr>
        <w:rPr>
          <w:ins w:id="390" w:author="Volodymyr Bondariev" w:date="2026-08-21T12:42:00Z" w16du:dateUtc="2026-08-21T09:42:00Z"/>
          <w:lang w:val="en-US"/>
        </w:rPr>
      </w:pPr>
    </w:p>
    <w:p w14:paraId="5BD45895" w14:textId="77777777" w:rsidR="00445337" w:rsidRPr="00445337" w:rsidRDefault="00445337" w:rsidP="006A71A2">
      <w:pPr>
        <w:rPr>
          <w:lang w:val="en-US"/>
          <w:rPrChange w:id="391" w:author="Volodymyr Bondariev" w:date="2026-08-21T12:42:00Z" w16du:dateUtc="2026-08-21T09:42:00Z">
            <w:rPr/>
          </w:rPrChange>
        </w:rPr>
      </w:pPr>
    </w:p>
    <w:p w14:paraId="5C1DBD7C" w14:textId="77777777" w:rsidR="00DA6690" w:rsidRPr="00281A6C" w:rsidRDefault="00DA6690" w:rsidP="006A71A2"/>
    <w:p w14:paraId="15B2B55E" w14:textId="77777777" w:rsidR="00C748A5" w:rsidRPr="00281A6C" w:rsidRDefault="00E4218E" w:rsidP="00C748A5">
      <w:pPr>
        <w:ind w:firstLine="708"/>
        <w:rPr>
          <w:b/>
          <w:bCs/>
        </w:rPr>
      </w:pPr>
      <w:r w:rsidRPr="00281A6C">
        <w:rPr>
          <w:b/>
          <w:bCs/>
        </w:rPr>
        <w:t>Необоротні процеси</w:t>
      </w:r>
    </w:p>
    <w:p w14:paraId="25AC3DDA" w14:textId="149D5654" w:rsidR="00965027" w:rsidRPr="00281A6C" w:rsidRDefault="00E4218E" w:rsidP="0057133F">
      <w:pPr>
        <w:ind w:firstLine="708"/>
      </w:pPr>
      <w:r w:rsidRPr="00281A6C">
        <w:t>Оборотні процеси мають велике значення для розуміння теорії, але на практиці всі процеси необоротні. Нам потрібно мати моделі деяких необоротних процесів, щоб складати з них термодинамічні цикли більш наближені до циклів реальних двигунів, турбін</w:t>
      </w:r>
      <w:r w:rsidR="00C748A5" w:rsidRPr="00281A6C">
        <w:t xml:space="preserve"> і холодильників. </w:t>
      </w:r>
    </w:p>
    <w:p w14:paraId="27D2650D" w14:textId="0CDE17FC" w:rsidR="00C748A5" w:rsidRPr="00281A6C" w:rsidRDefault="00C748A5" w:rsidP="00C748A5">
      <w:pPr>
        <w:ind w:firstLine="708"/>
        <w:rPr>
          <w:b/>
          <w:bCs/>
        </w:rPr>
      </w:pPr>
      <w:r w:rsidRPr="00281A6C">
        <w:t>Розглянемо декілька моделей процесів, а саме таких, з яких можна скласти бензиновий цикл Отто.</w:t>
      </w:r>
      <w:r w:rsidR="005C3214" w:rsidRPr="00281A6C">
        <w:t xml:space="preserve"> </w:t>
      </w:r>
      <w:r w:rsidR="00D03608" w:rsidRPr="00281A6C">
        <w:t xml:space="preserve">Умови в оборотних процесах виглядають та само, як і в оборотних, а дії простіші і полягають у зміні якогось одного з параметрів моделі, а то і зовсім </w:t>
      </w:r>
      <w:r w:rsidR="007402A2" w:rsidRPr="00281A6C">
        <w:t>непотрібні</w:t>
      </w:r>
      <w:r w:rsidR="00D03608" w:rsidRPr="00281A6C">
        <w:t xml:space="preserve">. Тому обмежимося вербальним описом процесів. </w:t>
      </w:r>
    </w:p>
    <w:p w14:paraId="7DB249F9" w14:textId="77777777" w:rsidR="00C748A5" w:rsidRPr="00281A6C" w:rsidRDefault="00C227A0" w:rsidP="00C748A5">
      <w:pPr>
        <w:rPr>
          <w:b/>
          <w:bCs/>
        </w:rPr>
      </w:pPr>
      <w:r w:rsidRPr="00281A6C">
        <w:rPr>
          <w:b/>
          <w:bCs/>
        </w:rPr>
        <w:t>Впуск</w:t>
      </w:r>
    </w:p>
    <w:p w14:paraId="2B7E747A" w14:textId="4796C28C" w:rsidR="00DA6690" w:rsidRPr="00281A6C" w:rsidRDefault="00DA6690" w:rsidP="00C748A5">
      <w:r w:rsidRPr="00281A6C">
        <w:t>Простір під поршнем поступово заповнюється газом із невеликою температурою. На поршні мінімальне постійне навантаження. Під тиском доданого газу поршень підіймається, об’єм, який займає газ, поступово збільшується.</w:t>
      </w:r>
    </w:p>
    <w:p w14:paraId="2B6D2DB2" w14:textId="5BFD39B0" w:rsidR="00DA6690" w:rsidRPr="00281A6C" w:rsidRDefault="00DA6690" w:rsidP="00C748A5">
      <w:r w:rsidRPr="00281A6C">
        <w:t>Процес закінчується, коли об’єм газу досягає заданої величини. Параметр</w:t>
      </w:r>
      <w:r w:rsidR="00DF5CEE" w:rsidRPr="00281A6C">
        <w:t>и</w:t>
      </w:r>
      <w:r w:rsidRPr="00281A6C">
        <w:t xml:space="preserve"> процесу – порогове значення об’єму</w:t>
      </w:r>
      <w:r w:rsidR="00DF5CEE" w:rsidRPr="00281A6C">
        <w:t xml:space="preserve"> і </w:t>
      </w:r>
      <w:r w:rsidR="005C3214" w:rsidRPr="00281A6C">
        <w:t xml:space="preserve">загальна </w:t>
      </w:r>
      <w:r w:rsidR="00DF5CEE" w:rsidRPr="00281A6C">
        <w:t>кількість часток газу</w:t>
      </w:r>
      <w:r w:rsidR="00191C37" w:rsidRPr="00281A6C">
        <w:rPr>
          <w:rPrChange w:id="392" w:author="Volodymyr Bondariev" w:date="2026-08-20T12:55:00Z" w16du:dateUtc="2026-08-20T09:55:00Z">
            <w:rPr>
              <w:lang w:val="en-US"/>
            </w:rPr>
          </w:rPrChange>
        </w:rPr>
        <w:t xml:space="preserve"> (</w:t>
      </w:r>
      <w:r w:rsidR="00191C37" w:rsidRPr="00281A6C">
        <w:t>в тис. штук)</w:t>
      </w:r>
      <w:r w:rsidRPr="00281A6C">
        <w:t>.</w:t>
      </w:r>
    </w:p>
    <w:p w14:paraId="0A86312D" w14:textId="1A0E234E" w:rsidR="00A673A2" w:rsidRPr="00281A6C" w:rsidRDefault="00A673A2" w:rsidP="00C748A5">
      <w:pPr>
        <w:rPr>
          <w:b/>
          <w:bCs/>
        </w:rPr>
      </w:pPr>
      <w:r w:rsidRPr="00281A6C">
        <w:rPr>
          <w:b/>
          <w:bCs/>
        </w:rPr>
        <w:t>Стискання</w:t>
      </w:r>
    </w:p>
    <w:p w14:paraId="2F445FBA" w14:textId="15355B7F" w:rsidR="00957185" w:rsidRPr="00281A6C" w:rsidRDefault="00957185" w:rsidP="00C748A5">
      <w:r w:rsidRPr="00281A6C">
        <w:t>Н</w:t>
      </w:r>
      <w:r w:rsidR="00A673A2" w:rsidRPr="00281A6C">
        <w:t xml:space="preserve">а поршні невелике </w:t>
      </w:r>
      <w:r w:rsidRPr="00281A6C">
        <w:t xml:space="preserve">постійне </w:t>
      </w:r>
      <w:r w:rsidR="00A673A2" w:rsidRPr="00281A6C">
        <w:t xml:space="preserve">навантаження, в робочому просторі </w:t>
      </w:r>
      <w:r w:rsidRPr="00281A6C">
        <w:t>відносно</w:t>
      </w:r>
      <w:r w:rsidR="00A673A2" w:rsidRPr="00281A6C">
        <w:t xml:space="preserve"> холодний газ.</w:t>
      </w:r>
      <w:r w:rsidRPr="00281A6C">
        <w:t xml:space="preserve"> Під дією вантажу газ стискається, об’єм під поршнем зменшується. Процес закінчується, коли об’єм газу досягає заданої величини. Параметр</w:t>
      </w:r>
      <w:r w:rsidR="00E3485E" w:rsidRPr="00281A6C">
        <w:t>и</w:t>
      </w:r>
      <w:r w:rsidRPr="00281A6C">
        <w:t xml:space="preserve"> процесу – </w:t>
      </w:r>
      <w:r w:rsidR="00E3485E" w:rsidRPr="00281A6C">
        <w:t xml:space="preserve">маса вантажу і </w:t>
      </w:r>
      <w:r w:rsidRPr="00281A6C">
        <w:t>порогове значення об’єму.</w:t>
      </w:r>
    </w:p>
    <w:p w14:paraId="7A3141B4" w14:textId="0F82BA68" w:rsidR="00A673A2" w:rsidRPr="00281A6C" w:rsidRDefault="00E23083" w:rsidP="00C748A5">
      <w:pPr>
        <w:rPr>
          <w:b/>
          <w:bCs/>
        </w:rPr>
      </w:pPr>
      <w:r w:rsidRPr="00281A6C">
        <w:rPr>
          <w:b/>
          <w:bCs/>
        </w:rPr>
        <w:t>Запалювання</w:t>
      </w:r>
    </w:p>
    <w:p w14:paraId="6D14E8BA" w14:textId="030E48B2" w:rsidR="003B70BF" w:rsidRPr="00281A6C" w:rsidRDefault="00E23083" w:rsidP="00C748A5">
      <w:r w:rsidRPr="00281A6C">
        <w:t xml:space="preserve">В реальному процесі запалювання може відбуватися багато чого, але з точки зору </w:t>
      </w:r>
      <w:r w:rsidR="003B70BF" w:rsidRPr="00281A6C">
        <w:t xml:space="preserve">термодинамічного моделювання </w:t>
      </w:r>
      <w:r w:rsidRPr="00281A6C">
        <w:t xml:space="preserve"> важливо, що внутрішня енергія </w:t>
      </w:r>
      <w:r w:rsidR="00E3485E" w:rsidRPr="00281A6C">
        <w:t>робочого тіла</w:t>
      </w:r>
      <w:r w:rsidRPr="00281A6C">
        <w:t xml:space="preserve"> </w:t>
      </w:r>
      <w:r w:rsidR="003B70BF" w:rsidRPr="00281A6C">
        <w:t>раптово</w:t>
      </w:r>
      <w:r w:rsidRPr="00281A6C">
        <w:t xml:space="preserve"> зростає.</w:t>
      </w:r>
      <w:r w:rsidR="00191C37" w:rsidRPr="00281A6C">
        <w:t xml:space="preserve"> </w:t>
      </w:r>
      <w:r w:rsidR="003B70BF" w:rsidRPr="00281A6C">
        <w:t xml:space="preserve">Процес починається з вмикання нагрівача з великим коефіцієнтом нагрівання, і </w:t>
      </w:r>
      <w:r w:rsidR="00DF5CEE" w:rsidRPr="00281A6C">
        <w:t xml:space="preserve">швидко </w:t>
      </w:r>
      <w:r w:rsidR="003B70BF" w:rsidRPr="00281A6C">
        <w:t>завершується  по досягненні газом заданої температури</w:t>
      </w:r>
      <w:r w:rsidR="00E3485E" w:rsidRPr="00281A6C">
        <w:t xml:space="preserve">. Параметри процесу – </w:t>
      </w:r>
      <w:proofErr w:type="spellStart"/>
      <w:r w:rsidR="00E3485E" w:rsidRPr="00281A6C">
        <w:t>рейт</w:t>
      </w:r>
      <w:proofErr w:type="spellEnd"/>
      <w:r w:rsidR="00E3485E" w:rsidRPr="00281A6C">
        <w:t xml:space="preserve"> нагрівача і цільове значення температури.</w:t>
      </w:r>
    </w:p>
    <w:p w14:paraId="32F2D52A" w14:textId="0AF151A3" w:rsidR="003B70BF" w:rsidRPr="00281A6C" w:rsidRDefault="00E3485E" w:rsidP="00C748A5">
      <w:pPr>
        <w:rPr>
          <w:b/>
          <w:bCs/>
        </w:rPr>
      </w:pPr>
      <w:r w:rsidRPr="00281A6C">
        <w:rPr>
          <w:b/>
          <w:bCs/>
        </w:rPr>
        <w:t>Розширення</w:t>
      </w:r>
    </w:p>
    <w:p w14:paraId="57C3DC25" w14:textId="77777777" w:rsidR="00DF5CEE" w:rsidRPr="00281A6C" w:rsidRDefault="00827E6D" w:rsidP="00C748A5">
      <w:r w:rsidRPr="00281A6C">
        <w:t xml:space="preserve">Нагрітий </w:t>
      </w:r>
      <w:r w:rsidR="00644F5C" w:rsidRPr="00281A6C">
        <w:t xml:space="preserve">до високої температури </w:t>
      </w:r>
      <w:r w:rsidRPr="00281A6C">
        <w:t>газ розширюється і штовхає поршень з великим вантажем</w:t>
      </w:r>
      <w:r w:rsidR="00644F5C" w:rsidRPr="00281A6C">
        <w:t>. Процес за</w:t>
      </w:r>
      <w:r w:rsidR="00DF5CEE" w:rsidRPr="00281A6C">
        <w:t>верш</w:t>
      </w:r>
      <w:r w:rsidR="00644F5C" w:rsidRPr="00281A6C">
        <w:t>ується, коли об’єм газу досягає певної величини</w:t>
      </w:r>
      <w:r w:rsidR="00DF5CEE" w:rsidRPr="00281A6C">
        <w:t>. В цьому процесі газ виконує корисну роботу. Параметри процесу – маса вантажу і порогове значення об’єму.</w:t>
      </w:r>
    </w:p>
    <w:p w14:paraId="2A89C6E3" w14:textId="53A2459C" w:rsidR="00E3485E" w:rsidRPr="00281A6C" w:rsidRDefault="00DF5CEE" w:rsidP="00C748A5">
      <w:pPr>
        <w:rPr>
          <w:b/>
          <w:bCs/>
        </w:rPr>
      </w:pPr>
      <w:r w:rsidRPr="00281A6C">
        <w:rPr>
          <w:b/>
          <w:bCs/>
        </w:rPr>
        <w:t>Випуск</w:t>
      </w:r>
    </w:p>
    <w:p w14:paraId="393F511F" w14:textId="327CA273" w:rsidR="00247D81" w:rsidRPr="00281A6C" w:rsidRDefault="00DF5CEE" w:rsidP="00215331">
      <w:r w:rsidRPr="00281A6C">
        <w:t>Відпрацьований газ випускається назовні. Під впливом невелик</w:t>
      </w:r>
      <w:r w:rsidR="005C3214" w:rsidRPr="00281A6C">
        <w:t>ого вантажу</w:t>
      </w:r>
      <w:r w:rsidRPr="00281A6C">
        <w:t xml:space="preserve"> поршень опускається і займає найнижче положення.</w:t>
      </w:r>
      <w:r w:rsidR="00E4218E" w:rsidRPr="00281A6C">
        <w:t xml:space="preserve"> Параметр процесу – маса вантажу.</w:t>
      </w:r>
    </w:p>
    <w:p w14:paraId="48E5C1C8" w14:textId="1C2F6CCF" w:rsidR="00DF5CEE" w:rsidRPr="00281A6C" w:rsidRDefault="00E76E64" w:rsidP="00B95A2D">
      <w:pPr>
        <w:pStyle w:val="2"/>
      </w:pPr>
      <w:r w:rsidRPr="00281A6C">
        <w:t>Програмний додаток</w:t>
      </w:r>
    </w:p>
    <w:p w14:paraId="27A45717" w14:textId="77777777" w:rsidR="001914E2" w:rsidRPr="00281A6C" w:rsidRDefault="00E76E64" w:rsidP="00782959">
      <w:pPr>
        <w:ind w:firstLine="708"/>
      </w:pPr>
      <w:r w:rsidRPr="00281A6C">
        <w:t>Додаток</w:t>
      </w:r>
      <w:r w:rsidR="00F10E33" w:rsidRPr="00281A6C">
        <w:t xml:space="preserve"> надає користувачу лабораторну установку – сосуд із поршнем, </w:t>
      </w:r>
      <w:r w:rsidR="00782959" w:rsidRPr="00281A6C">
        <w:t xml:space="preserve">і </w:t>
      </w:r>
      <w:r w:rsidR="007402A2" w:rsidRPr="00281A6C">
        <w:t xml:space="preserve">можливість </w:t>
      </w:r>
      <w:r w:rsidR="00FA3838" w:rsidRPr="00281A6C">
        <w:t xml:space="preserve">складати </w:t>
      </w:r>
      <w:r w:rsidR="007402A2" w:rsidRPr="00281A6C">
        <w:t>термодинамічні цикли з</w:t>
      </w:r>
      <w:r w:rsidR="00F10E33" w:rsidRPr="00281A6C">
        <w:t xml:space="preserve"> процесів, палітра яких є в розпорядженні користувача. </w:t>
      </w:r>
    </w:p>
    <w:p w14:paraId="2FA503F4" w14:textId="77777777" w:rsidR="001914E2" w:rsidRPr="00281A6C" w:rsidRDefault="001914E2" w:rsidP="001914E2">
      <w:pPr>
        <w:ind w:firstLine="708"/>
      </w:pPr>
      <w:r w:rsidRPr="00281A6C">
        <w:t xml:space="preserve">Лабораторна установка створюється і програмується за допомогою скрипту з простим синтаксисом. Скрипт складається  з окремих команд, один рядок – одна команда. Команда має ім’я і параметри. </w:t>
      </w:r>
    </w:p>
    <w:p w14:paraId="4933B31D" w14:textId="7270EC51" w:rsidR="001914E2" w:rsidRPr="00281A6C" w:rsidRDefault="001914E2" w:rsidP="00215331">
      <w:pPr>
        <w:ind w:firstLine="708"/>
      </w:pPr>
      <w:r w:rsidRPr="00281A6C">
        <w:t xml:space="preserve">Скрипт подається інтерпретатору, який перетворює команди скрипту на виклик методів моделі. В ході виконання скрипту користувач спостерігає за установкою в реальному часі. Він бачить не лише рух установки </w:t>
      </w:r>
      <w:r w:rsidR="00A7436D" w:rsidRPr="00281A6C">
        <w:t xml:space="preserve">– </w:t>
      </w:r>
      <w:r w:rsidRPr="00281A6C">
        <w:t xml:space="preserve">всі </w:t>
      </w:r>
      <w:r w:rsidR="00A7436D" w:rsidRPr="00281A6C">
        <w:t xml:space="preserve">важливі </w:t>
      </w:r>
      <w:r w:rsidRPr="00281A6C">
        <w:t>параметри</w:t>
      </w:r>
      <w:r w:rsidR="00A7436D" w:rsidRPr="00281A6C">
        <w:t xml:space="preserve"> термодинамічної</w:t>
      </w:r>
      <w:r w:rsidRPr="00281A6C">
        <w:t xml:space="preserve"> </w:t>
      </w:r>
      <w:r w:rsidR="00A7436D" w:rsidRPr="00281A6C">
        <w:t>системи подаються в реальному часі в числовій і в графічній формі.</w:t>
      </w:r>
    </w:p>
    <w:p w14:paraId="079E5A73" w14:textId="44D11157" w:rsidR="006933FF" w:rsidRPr="00281A6C" w:rsidRDefault="00E76E64" w:rsidP="00782959">
      <w:pPr>
        <w:ind w:firstLine="708"/>
        <w:rPr>
          <w:b/>
          <w:bCs/>
        </w:rPr>
      </w:pPr>
      <w:r w:rsidRPr="00281A6C">
        <w:rPr>
          <w:b/>
          <w:bCs/>
        </w:rPr>
        <w:t>Команди</w:t>
      </w:r>
    </w:p>
    <w:p w14:paraId="110E7EA9" w14:textId="741DD961" w:rsidR="00B95A2D" w:rsidRPr="00281A6C" w:rsidRDefault="00B95A2D" w:rsidP="00B95A2D">
      <w:pPr>
        <w:ind w:firstLine="708"/>
        <w:rPr>
          <w:b/>
          <w:bCs/>
        </w:rPr>
      </w:pPr>
      <w:proofErr w:type="spellStart"/>
      <w:r w:rsidRPr="00281A6C">
        <w:rPr>
          <w:b/>
          <w:bCs/>
          <w:i/>
          <w:iCs/>
          <w:rPrChange w:id="393" w:author="Volodymyr Bondariev" w:date="2026-08-20T12:55:00Z" w16du:dateUtc="2026-08-20T09:55:00Z">
            <w:rPr>
              <w:b/>
              <w:bCs/>
              <w:i/>
              <w:iCs/>
              <w:lang w:val="en-US"/>
            </w:rPr>
          </w:rPrChange>
        </w:rPr>
        <w:lastRenderedPageBreak/>
        <w:t>plunger</w:t>
      </w:r>
      <w:proofErr w:type="spellEnd"/>
    </w:p>
    <w:p w14:paraId="7C5C6DFD" w14:textId="2191F8A9" w:rsidR="00E76E64" w:rsidRPr="00281A6C" w:rsidRDefault="006933FF" w:rsidP="00E76E64">
      <w:pPr>
        <w:ind w:firstLine="708"/>
        <w:rPr>
          <w:rPrChange w:id="394" w:author="Volodymyr Bondariev" w:date="2026-08-20T12:55:00Z" w16du:dateUtc="2026-08-20T09:55:00Z">
            <w:rPr>
              <w:lang w:val="en-US"/>
            </w:rPr>
          </w:rPrChange>
        </w:rPr>
      </w:pPr>
      <w:r w:rsidRPr="00281A6C">
        <w:t xml:space="preserve">Команда на ім’я </w:t>
      </w:r>
      <w:proofErr w:type="spellStart"/>
      <w:r w:rsidRPr="00281A6C">
        <w:rPr>
          <w:i/>
          <w:iCs/>
          <w:rPrChange w:id="395" w:author="Volodymyr Bondariev" w:date="2026-08-20T12:55:00Z" w16du:dateUtc="2026-08-20T09:55:00Z">
            <w:rPr>
              <w:i/>
              <w:iCs/>
              <w:lang w:val="en-US"/>
            </w:rPr>
          </w:rPrChange>
        </w:rPr>
        <w:t>plunger</w:t>
      </w:r>
      <w:proofErr w:type="spellEnd"/>
      <w:r w:rsidRPr="00281A6C">
        <w:rPr>
          <w:rPrChange w:id="396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Pr="00281A6C">
        <w:t xml:space="preserve">створює лабораторну установку. </w:t>
      </w:r>
      <w:r w:rsidR="00800422" w:rsidRPr="00281A6C">
        <w:t xml:space="preserve">Команда </w:t>
      </w:r>
      <w:r w:rsidR="00B63A07" w:rsidRPr="00281A6C">
        <w:t xml:space="preserve">має </w:t>
      </w:r>
      <w:r w:rsidR="00800422" w:rsidRPr="00281A6C">
        <w:t xml:space="preserve">багато параметрів, які стосуються розмірів сосуду з поршнем і </w:t>
      </w:r>
      <w:r w:rsidR="00B63A07" w:rsidRPr="00281A6C">
        <w:t>характеристик</w:t>
      </w:r>
      <w:r w:rsidR="00800422" w:rsidRPr="00281A6C">
        <w:t xml:space="preserve"> газу, але користувач </w:t>
      </w:r>
      <w:r w:rsidR="00B63A07" w:rsidRPr="00281A6C">
        <w:t>зазвичай</w:t>
      </w:r>
      <w:r w:rsidR="00800422" w:rsidRPr="00281A6C">
        <w:t xml:space="preserve"> зад</w:t>
      </w:r>
      <w:r w:rsidR="00B63A07" w:rsidRPr="00281A6C">
        <w:t>ає три</w:t>
      </w:r>
      <w:r w:rsidR="00B63A07" w:rsidRPr="00281A6C">
        <w:rPr>
          <w:rPrChange w:id="397" w:author="Volodymyr Bondariev" w:date="2026-08-20T12:55:00Z" w16du:dateUtc="2026-08-20T09:55:00Z">
            <w:rPr>
              <w:lang w:val="en-US"/>
            </w:rPr>
          </w:rPrChange>
        </w:rPr>
        <w:t>:</w:t>
      </w:r>
      <w:r w:rsidR="00800422" w:rsidRPr="00281A6C">
        <w:t xml:space="preserve"> </w:t>
      </w:r>
      <w:r w:rsidR="00800422" w:rsidRPr="00281A6C">
        <w:rPr>
          <w:rPrChange w:id="398" w:author="Volodymyr Bondariev" w:date="2026-08-20T12:55:00Z" w16du:dateUtc="2026-08-20T09:55:00Z">
            <w:rPr>
              <w:lang w:val="en-US"/>
            </w:rPr>
          </w:rPrChange>
        </w:rPr>
        <w:t xml:space="preserve">m </w:t>
      </w:r>
      <w:r w:rsidR="00B63A07" w:rsidRPr="00281A6C">
        <w:rPr>
          <w:rPrChange w:id="399" w:author="Volodymyr Bondariev" w:date="2026-08-20T12:55:00Z" w16du:dateUtc="2026-08-20T09:55:00Z">
            <w:rPr>
              <w:lang w:val="en-US"/>
            </w:rPr>
          </w:rPrChange>
        </w:rPr>
        <w:t xml:space="preserve">– </w:t>
      </w:r>
      <w:r w:rsidR="00B63A07" w:rsidRPr="00281A6C">
        <w:t>маса вантажу на поршні</w:t>
      </w:r>
      <w:r w:rsidR="00B63A07" w:rsidRPr="00281A6C">
        <w:rPr>
          <w:rPrChange w:id="400" w:author="Volodymyr Bondariev" w:date="2026-08-20T12:55:00Z" w16du:dateUtc="2026-08-20T09:55:00Z">
            <w:rPr>
              <w:lang w:val="en-US"/>
            </w:rPr>
          </w:rPrChange>
        </w:rPr>
        <w:t xml:space="preserve">, </w:t>
      </w:r>
      <w:r w:rsidR="00800422" w:rsidRPr="00281A6C">
        <w:rPr>
          <w:rPrChange w:id="401" w:author="Volodymyr Bondariev" w:date="2026-08-20T12:55:00Z" w16du:dateUtc="2026-08-20T09:55:00Z">
            <w:rPr>
              <w:lang w:val="en-US"/>
            </w:rPr>
          </w:rPrChange>
        </w:rPr>
        <w:t>t</w:t>
      </w:r>
      <w:r w:rsidR="00B63A07" w:rsidRPr="00281A6C">
        <w:t xml:space="preserve"> – температура газу, </w:t>
      </w:r>
      <w:r w:rsidR="00800422" w:rsidRPr="00281A6C">
        <w:rPr>
          <w:rPrChange w:id="402" w:author="Volodymyr Bondariev" w:date="2026-08-20T12:55:00Z" w16du:dateUtc="2026-08-20T09:55:00Z">
            <w:rPr>
              <w:lang w:val="en-US"/>
            </w:rPr>
          </w:rPrChange>
        </w:rPr>
        <w:t>n</w:t>
      </w:r>
      <w:r w:rsidR="00B63A07" w:rsidRPr="00281A6C">
        <w:t xml:space="preserve"> – кількість часток газу. Газ, якщо він є, вже знаходиться у врівноваженому стані, положення поршня відповідає газовому закону</w:t>
      </w:r>
      <w:r w:rsidR="00E76E64" w:rsidRPr="00281A6C">
        <w:t xml:space="preserve">. </w:t>
      </w:r>
      <w:r w:rsidR="00B63A07" w:rsidRPr="00281A6C">
        <w:t xml:space="preserve">Наприклад, команда </w:t>
      </w:r>
      <w:proofErr w:type="spellStart"/>
      <w:r w:rsidR="00B63A07" w:rsidRPr="00281A6C">
        <w:rPr>
          <w:rPrChange w:id="403" w:author="Volodymyr Bondariev" w:date="2026-08-20T12:55:00Z" w16du:dateUtc="2026-08-20T09:55:00Z">
            <w:rPr>
              <w:lang w:val="en-US"/>
            </w:rPr>
          </w:rPrChange>
        </w:rPr>
        <w:t>plunger</w:t>
      </w:r>
      <w:proofErr w:type="spellEnd"/>
      <w:r w:rsidR="00B63A07" w:rsidRPr="00281A6C">
        <w:rPr>
          <w:rPrChange w:id="404" w:author="Volodymyr Bondariev" w:date="2026-08-20T12:55:00Z" w16du:dateUtc="2026-08-20T09:55:00Z">
            <w:rPr>
              <w:lang w:val="en-US"/>
            </w:rPr>
          </w:rPrChange>
        </w:rPr>
        <w:t xml:space="preserve"> m=1000, t=100, n=10000</w:t>
      </w:r>
      <w:r w:rsidR="00B63A07" w:rsidRPr="00281A6C">
        <w:t xml:space="preserve"> створює установку, яка зображена на </w:t>
      </w:r>
      <w:r w:rsidR="00B63A07" w:rsidRPr="00281A6C">
        <w:rPr>
          <w:highlight w:val="yellow"/>
        </w:rPr>
        <w:t>рис</w:t>
      </w:r>
      <w:r w:rsidR="00E76E64" w:rsidRPr="00281A6C">
        <w:t xml:space="preserve"> </w:t>
      </w:r>
    </w:p>
    <w:p w14:paraId="2C832F97" w14:textId="43A1114F" w:rsidR="00B63A07" w:rsidRPr="00281A6C" w:rsidRDefault="00E76E64" w:rsidP="006933FF">
      <w:pPr>
        <w:ind w:firstLine="708"/>
      </w:pPr>
      <w:r w:rsidRPr="00281A6C">
        <w:t>Більшість команд розпочинають різні термодинамічні процеси.</w:t>
      </w:r>
    </w:p>
    <w:p w14:paraId="2CCF395C" w14:textId="24D84562" w:rsidR="00B17072" w:rsidRPr="00281A6C" w:rsidRDefault="00B17072" w:rsidP="006933FF">
      <w:pPr>
        <w:ind w:firstLine="708"/>
        <w:rPr>
          <w:b/>
          <w:bCs/>
        </w:rPr>
      </w:pPr>
      <w:proofErr w:type="spellStart"/>
      <w:r w:rsidRPr="00281A6C">
        <w:rPr>
          <w:b/>
          <w:bCs/>
          <w:i/>
          <w:iCs/>
          <w:rPrChange w:id="405" w:author="Volodymyr Bondariev" w:date="2026-08-20T12:55:00Z" w16du:dateUtc="2026-08-20T09:55:00Z">
            <w:rPr>
              <w:b/>
              <w:bCs/>
              <w:i/>
              <w:iCs/>
              <w:lang w:val="en-US"/>
            </w:rPr>
          </w:rPrChange>
        </w:rPr>
        <w:t>adiabatic</w:t>
      </w:r>
      <w:proofErr w:type="spellEnd"/>
    </w:p>
    <w:p w14:paraId="67987CF2" w14:textId="14912718" w:rsidR="00B17072" w:rsidRPr="00281A6C" w:rsidRDefault="00E76E64" w:rsidP="00B17072">
      <w:pPr>
        <w:ind w:firstLine="708"/>
      </w:pPr>
      <w:r w:rsidRPr="00281A6C">
        <w:t xml:space="preserve">Команда </w:t>
      </w:r>
      <w:proofErr w:type="spellStart"/>
      <w:r w:rsidRPr="00281A6C">
        <w:rPr>
          <w:i/>
          <w:iCs/>
          <w:rPrChange w:id="406" w:author="Volodymyr Bondariev" w:date="2026-08-20T12:55:00Z" w16du:dateUtc="2026-08-20T09:55:00Z">
            <w:rPr>
              <w:i/>
              <w:iCs/>
              <w:lang w:val="en-US"/>
            </w:rPr>
          </w:rPrChange>
        </w:rPr>
        <w:t>adiabatic</w:t>
      </w:r>
      <w:proofErr w:type="spellEnd"/>
      <w:r w:rsidRPr="00281A6C">
        <w:rPr>
          <w:rPrChange w:id="407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Pr="00281A6C">
        <w:t xml:space="preserve">починає адіабатичний процес. </w:t>
      </w:r>
      <w:r w:rsidR="00B17072" w:rsidRPr="00281A6C">
        <w:t xml:space="preserve">Як було зазначено раніше, процес протікає завдяки відносно повільній зміни навантаження на поршні. Початковий вантаж той, що несе установка на момент виконання команди, кінцевий вантаж задає команда. Залежно від того, яке з двох значень більше, </w:t>
      </w:r>
      <w:r w:rsidR="00674D06" w:rsidRPr="00281A6C">
        <w:t>відбувається адіабатичне розширення, або стискання газу.</w:t>
      </w:r>
    </w:p>
    <w:p w14:paraId="5822A314" w14:textId="002BB870" w:rsidR="00E76E64" w:rsidRPr="00281A6C" w:rsidRDefault="00E76E64" w:rsidP="00E76E64">
      <w:pPr>
        <w:ind w:firstLine="708"/>
      </w:pPr>
      <w:r w:rsidRPr="00281A6C">
        <w:t>Параметри команди</w:t>
      </w:r>
      <w:r w:rsidRPr="00281A6C">
        <w:rPr>
          <w:rPrChange w:id="408" w:author="Volodymyr Bondariev" w:date="2026-08-20T12:55:00Z" w16du:dateUtc="2026-08-20T09:55:00Z">
            <w:rPr>
              <w:lang w:val="en-US"/>
            </w:rPr>
          </w:rPrChange>
        </w:rPr>
        <w:t>:</w:t>
      </w:r>
      <w:r w:rsidRPr="00281A6C">
        <w:t xml:space="preserve"> </w:t>
      </w:r>
      <w:r w:rsidRPr="00281A6C">
        <w:rPr>
          <w:i/>
          <w:iCs/>
          <w:rPrChange w:id="409" w:author="Volodymyr Bondariev" w:date="2026-08-20T12:55:00Z" w16du:dateUtc="2026-08-20T09:55:00Z">
            <w:rPr>
              <w:i/>
              <w:iCs/>
              <w:lang w:val="en-US"/>
            </w:rPr>
          </w:rPrChange>
        </w:rPr>
        <w:t>m</w:t>
      </w:r>
      <w:r w:rsidRPr="00281A6C">
        <w:t xml:space="preserve"> – </w:t>
      </w:r>
      <w:r w:rsidR="00674D06" w:rsidRPr="00281A6C">
        <w:t xml:space="preserve">кінцева </w:t>
      </w:r>
      <w:r w:rsidRPr="00281A6C">
        <w:t>маса вантажу н</w:t>
      </w:r>
      <w:r w:rsidR="00B17072" w:rsidRPr="00281A6C">
        <w:t>а</w:t>
      </w:r>
      <w:r w:rsidRPr="00281A6C">
        <w:t xml:space="preserve"> поршні,</w:t>
      </w:r>
      <w:r w:rsidRPr="00281A6C">
        <w:rPr>
          <w:rPrChange w:id="410" w:author="Volodymyr Bondariev" w:date="2026-08-20T12:55:00Z" w16du:dateUtc="2026-08-20T09:55:00Z">
            <w:rPr>
              <w:lang w:val="en-US"/>
            </w:rPr>
          </w:rPrChange>
        </w:rPr>
        <w:t xml:space="preserve">  </w:t>
      </w:r>
      <w:proofErr w:type="spellStart"/>
      <w:r w:rsidRPr="00281A6C">
        <w:rPr>
          <w:i/>
          <w:iCs/>
          <w:rPrChange w:id="411" w:author="Volodymyr Bondariev" w:date="2026-08-20T12:55:00Z" w16du:dateUtc="2026-08-20T09:55:00Z">
            <w:rPr>
              <w:i/>
              <w:iCs/>
              <w:lang w:val="en-US"/>
            </w:rPr>
          </w:rPrChange>
        </w:rPr>
        <w:t>time</w:t>
      </w:r>
      <w:proofErr w:type="spellEnd"/>
      <w:r w:rsidRPr="00281A6C">
        <w:rPr>
          <w:rPrChange w:id="412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Pr="00281A6C">
        <w:t>– тривалість процесу</w:t>
      </w:r>
      <w:r w:rsidR="00B17072" w:rsidRPr="00281A6C">
        <w:t xml:space="preserve"> в кроках.  </w:t>
      </w:r>
    </w:p>
    <w:p w14:paraId="0F0A9BC4" w14:textId="77777777" w:rsidR="00674D06" w:rsidRPr="00281A6C" w:rsidRDefault="00674D06" w:rsidP="00B95A2D">
      <w:pPr>
        <w:ind w:firstLine="708"/>
        <w:jc w:val="both"/>
        <w:rPr>
          <w:b/>
          <w:bCs/>
          <w:i/>
          <w:iCs/>
          <w:rPrChange w:id="413" w:author="Volodymyr Bondariev" w:date="2026-08-20T12:55:00Z" w16du:dateUtc="2026-08-20T09:55:00Z">
            <w:rPr>
              <w:b/>
              <w:bCs/>
              <w:i/>
              <w:iCs/>
              <w:lang w:val="en-US"/>
            </w:rPr>
          </w:rPrChange>
        </w:rPr>
      </w:pPr>
      <w:proofErr w:type="spellStart"/>
      <w:r w:rsidRPr="00281A6C">
        <w:rPr>
          <w:b/>
          <w:bCs/>
          <w:i/>
          <w:iCs/>
          <w:rPrChange w:id="414" w:author="Volodymyr Bondariev" w:date="2026-08-20T12:55:00Z" w16du:dateUtc="2026-08-20T09:55:00Z">
            <w:rPr>
              <w:b/>
              <w:bCs/>
              <w:i/>
              <w:iCs/>
              <w:lang w:val="en-US"/>
            </w:rPr>
          </w:rPrChange>
        </w:rPr>
        <w:t>isobaric</w:t>
      </w:r>
      <w:proofErr w:type="spellEnd"/>
    </w:p>
    <w:p w14:paraId="6086F109" w14:textId="502E044B" w:rsidR="00E76E64" w:rsidRPr="00281A6C" w:rsidRDefault="00674D06" w:rsidP="00792D85">
      <w:pPr>
        <w:ind w:firstLine="708"/>
      </w:pPr>
      <w:r w:rsidRPr="00281A6C">
        <w:t xml:space="preserve">Команда </w:t>
      </w:r>
      <w:proofErr w:type="spellStart"/>
      <w:r w:rsidRPr="00281A6C">
        <w:rPr>
          <w:i/>
          <w:iCs/>
          <w:rPrChange w:id="415" w:author="Volodymyr Bondariev" w:date="2026-08-20T12:55:00Z" w16du:dateUtc="2026-08-20T09:55:00Z">
            <w:rPr>
              <w:i/>
              <w:iCs/>
              <w:lang w:val="en-US"/>
            </w:rPr>
          </w:rPrChange>
        </w:rPr>
        <w:t>isobaric</w:t>
      </w:r>
      <w:proofErr w:type="spellEnd"/>
      <w:r w:rsidRPr="00281A6C">
        <w:rPr>
          <w:rPrChange w:id="416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Pr="00281A6C">
        <w:t xml:space="preserve">починає </w:t>
      </w:r>
      <w:r w:rsidR="00792D85" w:rsidRPr="00281A6C">
        <w:t>ізобар</w:t>
      </w:r>
      <w:r w:rsidRPr="00281A6C">
        <w:t>ичний процес. Тут вантаж на поршні незмінний, а межі процесу окреслює</w:t>
      </w:r>
      <w:r w:rsidR="00E76E64" w:rsidRPr="00281A6C">
        <w:t xml:space="preserve"> </w:t>
      </w:r>
      <w:r w:rsidRPr="00281A6C">
        <w:t xml:space="preserve">об’єм газу під поршнем. </w:t>
      </w:r>
      <w:r w:rsidR="00792D85" w:rsidRPr="00281A6C">
        <w:t xml:space="preserve">Об’єм газу змінюється завдяки енергії, яка передається, або відбирається нагрівачем. Цей «прилад» створюється на початку процесу і видаляється одразу після його завершення. </w:t>
      </w:r>
      <w:r w:rsidR="00D75040" w:rsidRPr="00281A6C">
        <w:t xml:space="preserve">Як і в інших оборотних процесах, напрям процесу залежить від початкового і кінцевого значення параметра. </w:t>
      </w:r>
    </w:p>
    <w:p w14:paraId="54E1BEF9" w14:textId="5B150837" w:rsidR="00D75040" w:rsidRPr="00281A6C" w:rsidRDefault="00D75040" w:rsidP="00D75040">
      <w:pPr>
        <w:ind w:firstLine="708"/>
      </w:pPr>
      <w:r w:rsidRPr="00281A6C">
        <w:t xml:space="preserve">Параметри команди: </w:t>
      </w:r>
      <w:r w:rsidRPr="00281A6C">
        <w:rPr>
          <w:i/>
          <w:iCs/>
          <w:rPrChange w:id="417" w:author="Volodymyr Bondariev" w:date="2026-08-20T12:55:00Z" w16du:dateUtc="2026-08-20T09:55:00Z">
            <w:rPr>
              <w:i/>
              <w:iCs/>
              <w:lang w:val="en-US"/>
            </w:rPr>
          </w:rPrChange>
        </w:rPr>
        <w:t>v</w:t>
      </w:r>
      <w:r w:rsidRPr="00281A6C">
        <w:rPr>
          <w:rPrChange w:id="418" w:author="Volodymyr Bondariev" w:date="2026-08-20T12:55:00Z" w16du:dateUtc="2026-08-20T09:55:00Z">
            <w:rPr>
              <w:lang w:val="en-US"/>
            </w:rPr>
          </w:rPrChange>
        </w:rPr>
        <w:t xml:space="preserve"> – </w:t>
      </w:r>
      <w:r w:rsidRPr="00281A6C">
        <w:t xml:space="preserve">кінцевий об’єм газу під поршнем, </w:t>
      </w:r>
      <w:proofErr w:type="spellStart"/>
      <w:r w:rsidRPr="00281A6C">
        <w:rPr>
          <w:i/>
          <w:iCs/>
          <w:rPrChange w:id="419" w:author="Volodymyr Bondariev" w:date="2026-08-20T12:55:00Z" w16du:dateUtc="2026-08-20T09:55:00Z">
            <w:rPr>
              <w:i/>
              <w:iCs/>
              <w:lang w:val="en-US"/>
            </w:rPr>
          </w:rPrChange>
        </w:rPr>
        <w:t>time</w:t>
      </w:r>
      <w:proofErr w:type="spellEnd"/>
      <w:r w:rsidRPr="00281A6C">
        <w:rPr>
          <w:rPrChange w:id="420" w:author="Volodymyr Bondariev" w:date="2026-08-20T12:55:00Z" w16du:dateUtc="2026-08-20T09:55:00Z">
            <w:rPr>
              <w:lang w:val="en-US"/>
            </w:rPr>
          </w:rPrChange>
        </w:rPr>
        <w:t xml:space="preserve"> </w:t>
      </w:r>
      <w:r w:rsidRPr="00281A6C">
        <w:t xml:space="preserve">– тривалість процесу.  </w:t>
      </w:r>
    </w:p>
    <w:p w14:paraId="5C1C6FA3" w14:textId="7CB5B343" w:rsidR="00D75040" w:rsidRPr="00281A6C" w:rsidRDefault="00D75040" w:rsidP="006933FF">
      <w:pPr>
        <w:ind w:firstLine="708"/>
      </w:pPr>
      <w:r w:rsidRPr="00281A6C">
        <w:t xml:space="preserve">Вигляд і дія інших команд, що створюють процеси, подібні до </w:t>
      </w:r>
      <w:r w:rsidR="00A7436D" w:rsidRPr="00281A6C">
        <w:t xml:space="preserve">вже </w:t>
      </w:r>
      <w:r w:rsidRPr="00281A6C">
        <w:t xml:space="preserve">описаних, тому </w:t>
      </w:r>
      <w:r w:rsidR="00792D85" w:rsidRPr="00281A6C">
        <w:t xml:space="preserve">короткі </w:t>
      </w:r>
      <w:r w:rsidRPr="00281A6C">
        <w:t xml:space="preserve">відомості про них </w:t>
      </w:r>
      <w:r w:rsidR="00792D85" w:rsidRPr="00281A6C">
        <w:t>можна знайти</w:t>
      </w:r>
      <w:r w:rsidRPr="00281A6C">
        <w:t xml:space="preserve"> в таблиц</w:t>
      </w:r>
      <w:r w:rsidR="00792D85" w:rsidRPr="00281A6C">
        <w:t>і</w:t>
      </w:r>
      <w:r w:rsidR="00B95A2D" w:rsidRPr="00281A6C">
        <w:t xml:space="preserve"> 1</w:t>
      </w:r>
      <w:r w:rsidRPr="00281A6C">
        <w:t>.</w:t>
      </w:r>
    </w:p>
    <w:p w14:paraId="138803A0" w14:textId="77777777" w:rsidR="00615C12" w:rsidRPr="00281A6C" w:rsidRDefault="00615C12" w:rsidP="006933FF">
      <w:pPr>
        <w:ind w:firstLine="708"/>
      </w:pPr>
    </w:p>
    <w:p w14:paraId="66D85199" w14:textId="77777777" w:rsidR="00615C12" w:rsidRPr="00281A6C" w:rsidRDefault="00615C12" w:rsidP="006933FF">
      <w:pPr>
        <w:ind w:firstLine="708"/>
      </w:pPr>
    </w:p>
    <w:p w14:paraId="153D0D32" w14:textId="78882669" w:rsidR="00215331" w:rsidRPr="00281A6C" w:rsidRDefault="00215331" w:rsidP="00215331">
      <w:pPr>
        <w:ind w:firstLine="0"/>
      </w:pPr>
    </w:p>
    <w:p w14:paraId="08F643C7" w14:textId="77777777" w:rsidR="00615C12" w:rsidRPr="00281A6C" w:rsidRDefault="00615C12" w:rsidP="006933FF">
      <w:pPr>
        <w:ind w:firstLine="708"/>
      </w:pPr>
    </w:p>
    <w:p w14:paraId="50C3B737" w14:textId="0B194FF1" w:rsidR="00E76E64" w:rsidRPr="00281A6C" w:rsidRDefault="00A7436D" w:rsidP="00215331">
      <w:pPr>
        <w:ind w:firstLine="708"/>
      </w:pPr>
      <w:r w:rsidRPr="00281A6C">
        <w:t>Таблиця 1. Опис команд інтерпретатора</w:t>
      </w:r>
    </w:p>
    <w:p w14:paraId="7A97F41B" w14:textId="77777777" w:rsidR="00215331" w:rsidRPr="00281A6C" w:rsidRDefault="00215331" w:rsidP="00215331">
      <w:pPr>
        <w:ind w:firstLine="708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40"/>
        <w:gridCol w:w="5231"/>
      </w:tblGrid>
      <w:tr w:rsidR="00B95A2D" w:rsidRPr="00281A6C" w14:paraId="5F53F54F" w14:textId="77777777" w:rsidTr="00215331">
        <w:trPr>
          <w:trHeight w:val="490"/>
          <w:tblHeader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43B3BF" w14:textId="77777777" w:rsidR="00B95A2D" w:rsidRPr="00281A6C" w:rsidRDefault="00B95A2D" w:rsidP="00215331">
            <w:pPr>
              <w:ind w:firstLine="0"/>
              <w:rPr>
                <w:b/>
                <w:bCs/>
              </w:rPr>
            </w:pPr>
            <w:r w:rsidRPr="00281A6C">
              <w:rPr>
                <w:b/>
                <w:bCs/>
              </w:rPr>
              <w:t>Назва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537A3B" w14:textId="77777777" w:rsidR="00B95A2D" w:rsidRPr="00281A6C" w:rsidRDefault="00B95A2D" w:rsidP="00215331">
            <w:pPr>
              <w:ind w:firstLine="0"/>
              <w:rPr>
                <w:b/>
                <w:bCs/>
              </w:rPr>
            </w:pPr>
            <w:r w:rsidRPr="00281A6C">
              <w:rPr>
                <w:b/>
                <w:bCs/>
              </w:rPr>
              <w:t>Параметри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4850D16" w14:textId="77777777" w:rsidR="00B95A2D" w:rsidRPr="00281A6C" w:rsidRDefault="00B95A2D" w:rsidP="00215331">
            <w:pPr>
              <w:ind w:firstLine="0"/>
              <w:rPr>
                <w:b/>
                <w:bCs/>
              </w:rPr>
            </w:pPr>
            <w:r w:rsidRPr="00281A6C">
              <w:rPr>
                <w:b/>
                <w:bCs/>
              </w:rPr>
              <w:t>Зміст</w:t>
            </w:r>
          </w:p>
        </w:tc>
      </w:tr>
      <w:tr w:rsidR="00B95A2D" w:rsidRPr="00281A6C" w14:paraId="3411504B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2F6BC41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title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A0DA50" w14:textId="77777777" w:rsidR="00B95A2D" w:rsidRPr="00281A6C" w:rsidRDefault="00B95A2D" w:rsidP="00215331">
            <w:pPr>
              <w:ind w:firstLine="0"/>
            </w:pPr>
            <w:r w:rsidRPr="00281A6C">
              <w:t>рядок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BE3FA97" w14:textId="5479E576" w:rsidR="00B95A2D" w:rsidRPr="00281A6C" w:rsidRDefault="00B91F17" w:rsidP="00215331">
            <w:pPr>
              <w:ind w:firstLine="0"/>
            </w:pPr>
            <w:r w:rsidRPr="00281A6C">
              <w:t>Р</w:t>
            </w:r>
            <w:r w:rsidR="00B95A2D" w:rsidRPr="00281A6C">
              <w:t>ядок відображується в заголовку сторінки</w:t>
            </w:r>
          </w:p>
        </w:tc>
      </w:tr>
      <w:tr w:rsidR="00B95A2D" w:rsidRPr="00281A6C" w14:paraId="75B7EBBA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7421422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plunger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8416947" w14:textId="785EF15E" w:rsidR="003D1372" w:rsidRPr="00281A6C" w:rsidRDefault="00B95A2D" w:rsidP="00215331">
            <w:pPr>
              <w:ind w:firstLine="0"/>
            </w:pPr>
            <w:r w:rsidRPr="00281A6C">
              <w:t>m=100</w:t>
            </w:r>
            <w:r w:rsidR="003D1372" w:rsidRPr="00281A6C">
              <w:t xml:space="preserve"> – маса вантажу</w:t>
            </w:r>
            <w:r w:rsidRPr="00281A6C">
              <w:t xml:space="preserve"> </w:t>
            </w:r>
          </w:p>
          <w:p w14:paraId="2B137E6C" w14:textId="05E211D0" w:rsidR="003D1372" w:rsidRPr="00281A6C" w:rsidRDefault="00B95A2D" w:rsidP="00215331">
            <w:pPr>
              <w:ind w:firstLine="0"/>
            </w:pPr>
            <w:r w:rsidRPr="00281A6C">
              <w:t>t=100</w:t>
            </w:r>
            <w:r w:rsidR="003D1372" w:rsidRPr="00281A6C">
              <w:t xml:space="preserve"> - температура</w:t>
            </w:r>
          </w:p>
          <w:p w14:paraId="5D0B0962" w14:textId="5322C0EF" w:rsidR="00B95A2D" w:rsidRPr="00281A6C" w:rsidRDefault="00B95A2D" w:rsidP="00215331">
            <w:pPr>
              <w:ind w:firstLine="0"/>
            </w:pPr>
            <w:r w:rsidRPr="00281A6C">
              <w:t>n=10000</w:t>
            </w:r>
            <w:r w:rsidR="003D1372" w:rsidRPr="00281A6C">
              <w:t xml:space="preserve"> – кількість часток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B73D4D0" w14:textId="2F017BC2" w:rsidR="00B95A2D" w:rsidRPr="00281A6C" w:rsidRDefault="00B91F17" w:rsidP="00215331">
            <w:pPr>
              <w:ind w:firstLine="0"/>
            </w:pPr>
            <w:r w:rsidRPr="00281A6C">
              <w:t>С</w:t>
            </w:r>
            <w:r w:rsidR="00B95A2D" w:rsidRPr="00281A6C">
              <w:t xml:space="preserve">творюється </w:t>
            </w:r>
            <w:r w:rsidRPr="00281A6C">
              <w:t>лабораторна установка</w:t>
            </w:r>
          </w:p>
        </w:tc>
      </w:tr>
      <w:tr w:rsidR="00B95A2D" w:rsidRPr="00281A6C" w14:paraId="6B7C1A72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BDB394E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scale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4322D32" w14:textId="77777777" w:rsidR="00B95A2D" w:rsidRPr="00281A6C" w:rsidRDefault="00B95A2D" w:rsidP="00215331">
            <w:pPr>
              <w:ind w:firstLine="0"/>
            </w:pPr>
            <w:r w:rsidRPr="00281A6C">
              <w:t>p=1, t=1, s=1, v=1, x=1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3FC920E" w14:textId="7A7E7B66" w:rsidR="00B95A2D" w:rsidRPr="00281A6C" w:rsidRDefault="00B91F17" w:rsidP="00215331">
            <w:pPr>
              <w:ind w:firstLine="0"/>
            </w:pPr>
            <w:r w:rsidRPr="00281A6C">
              <w:t>М</w:t>
            </w:r>
            <w:r w:rsidR="00B95A2D" w:rsidRPr="00281A6C">
              <w:t xml:space="preserve">асштабування </w:t>
            </w:r>
            <w:r w:rsidRPr="00281A6C">
              <w:t>діаграм</w:t>
            </w:r>
          </w:p>
        </w:tc>
      </w:tr>
      <w:tr w:rsidR="00B95A2D" w:rsidRPr="00281A6C" w14:paraId="42FC9E92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0F6ED1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intake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33716F" w14:textId="6FB5E994" w:rsidR="003D1372" w:rsidRPr="00281A6C" w:rsidRDefault="003D1372" w:rsidP="00215331">
            <w:pPr>
              <w:ind w:firstLine="0"/>
            </w:pPr>
            <w:r w:rsidRPr="00281A6C">
              <w:rPr>
                <w:rPrChange w:id="421" w:author="Volodymyr Bondariev" w:date="2026-08-20T12:55:00Z" w16du:dateUtc="2026-08-20T09:55:00Z">
                  <w:rPr>
                    <w:lang w:val="en-US"/>
                  </w:rPr>
                </w:rPrChange>
              </w:rPr>
              <w:t>v</w:t>
            </w:r>
            <w:r w:rsidR="00191C37" w:rsidRPr="00281A6C">
              <w:rPr>
                <w:rPrChange w:id="422" w:author="Volodymyr Bondariev" w:date="2026-08-20T12:55:00Z" w16du:dateUtc="2026-08-20T09:55:00Z">
                  <w:rPr>
                    <w:lang w:val="en-US"/>
                  </w:rPr>
                </w:rPrChange>
              </w:rPr>
              <w:t xml:space="preserve"> – </w:t>
            </w:r>
            <w:r w:rsidR="00191C37" w:rsidRPr="00281A6C">
              <w:t>кінцевий об’єм</w:t>
            </w:r>
            <w:r w:rsidR="00B95A2D" w:rsidRPr="00281A6C">
              <w:t xml:space="preserve"> </w:t>
            </w:r>
          </w:p>
          <w:p w14:paraId="521B14E0" w14:textId="4056F669" w:rsidR="00B95A2D" w:rsidRPr="00281A6C" w:rsidRDefault="00B95A2D" w:rsidP="00215331">
            <w:pPr>
              <w:ind w:firstLine="0"/>
            </w:pPr>
            <w:proofErr w:type="spellStart"/>
            <w:r w:rsidRPr="00281A6C">
              <w:t>n</w:t>
            </w:r>
            <w:r w:rsidR="00191C37" w:rsidRPr="00281A6C">
              <w:rPr>
                <w:rPrChange w:id="423" w:author="Volodymyr Bondariev" w:date="2026-08-20T12:55:00Z" w16du:dateUtc="2026-08-20T09:55:00Z">
                  <w:rPr>
                    <w:lang w:val="en-US"/>
                  </w:rPr>
                </w:rPrChange>
              </w:rPr>
              <w:t>k</w:t>
            </w:r>
            <w:proofErr w:type="spellEnd"/>
            <w:r w:rsidR="00191C37" w:rsidRPr="00281A6C">
              <w:t xml:space="preserve"> – кількість часток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FCC41E" w14:textId="4498F0C8" w:rsidR="00B95A2D" w:rsidRPr="00281A6C" w:rsidRDefault="00792D85" w:rsidP="00215331">
            <w:pPr>
              <w:ind w:firstLine="0"/>
            </w:pPr>
            <w:r w:rsidRPr="00281A6C">
              <w:t>В</w:t>
            </w:r>
            <w:r w:rsidR="00B95A2D" w:rsidRPr="00281A6C">
              <w:t>пуск</w:t>
            </w:r>
            <w:r w:rsidRPr="00281A6C">
              <w:t xml:space="preserve"> газу </w:t>
            </w:r>
            <w:r w:rsidR="003D1372" w:rsidRPr="00281A6C">
              <w:t>в робочу зону</w:t>
            </w:r>
          </w:p>
        </w:tc>
      </w:tr>
      <w:tr w:rsidR="00B95A2D" w:rsidRPr="00281A6C" w14:paraId="4817CA06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05C21A0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compression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72A968" w14:textId="10D67B5A" w:rsidR="00191C37" w:rsidRPr="00281A6C" w:rsidRDefault="00B95A2D" w:rsidP="00215331">
            <w:pPr>
              <w:ind w:firstLine="0"/>
            </w:pPr>
            <w:r w:rsidRPr="00281A6C">
              <w:t>m</w:t>
            </w:r>
            <w:r w:rsidR="00191C37" w:rsidRPr="00281A6C">
              <w:t xml:space="preserve"> – маса вантажу </w:t>
            </w:r>
            <w:r w:rsidRPr="00281A6C">
              <w:t xml:space="preserve"> </w:t>
            </w:r>
          </w:p>
          <w:p w14:paraId="1982E81F" w14:textId="39FB72E8" w:rsidR="00B95A2D" w:rsidRPr="00281A6C" w:rsidRDefault="00191C37" w:rsidP="00215331">
            <w:pPr>
              <w:ind w:firstLine="0"/>
            </w:pPr>
            <w:r w:rsidRPr="00281A6C">
              <w:rPr>
                <w:rPrChange w:id="424" w:author="Volodymyr Bondariev" w:date="2026-08-20T12:55:00Z" w16du:dateUtc="2026-08-20T09:55:00Z">
                  <w:rPr>
                    <w:lang w:val="en-US"/>
                  </w:rPr>
                </w:rPrChange>
              </w:rPr>
              <w:t xml:space="preserve">v – </w:t>
            </w:r>
            <w:r w:rsidRPr="00281A6C">
              <w:t xml:space="preserve">кінцевий об’єм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E0F9D71" w14:textId="01892FE6" w:rsidR="00B95A2D" w:rsidRPr="00281A6C" w:rsidRDefault="00792D85" w:rsidP="00215331">
            <w:pPr>
              <w:ind w:firstLine="0"/>
            </w:pPr>
            <w:r w:rsidRPr="00281A6C">
              <w:t>С</w:t>
            </w:r>
            <w:r w:rsidR="00B95A2D" w:rsidRPr="00281A6C">
              <w:t>тиск</w:t>
            </w:r>
            <w:r w:rsidRPr="00281A6C">
              <w:t>ання</w:t>
            </w:r>
            <w:r w:rsidR="003D1372" w:rsidRPr="00281A6C">
              <w:t xml:space="preserve"> газу</w:t>
            </w:r>
          </w:p>
        </w:tc>
      </w:tr>
      <w:tr w:rsidR="00B95A2D" w:rsidRPr="00281A6C" w14:paraId="67C11017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3AE1714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ignition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2DEAEB" w14:textId="603C9934" w:rsidR="00191C37" w:rsidRPr="00281A6C" w:rsidRDefault="00B95A2D" w:rsidP="00215331">
            <w:pPr>
              <w:ind w:firstLine="0"/>
            </w:pPr>
            <w:proofErr w:type="spellStart"/>
            <w:r w:rsidRPr="00281A6C">
              <w:t>rate</w:t>
            </w:r>
            <w:proofErr w:type="spellEnd"/>
            <w:r w:rsidR="00191C37" w:rsidRPr="00281A6C">
              <w:t xml:space="preserve"> – </w:t>
            </w:r>
            <w:proofErr w:type="spellStart"/>
            <w:r w:rsidR="00191C37" w:rsidRPr="00281A6C">
              <w:t>рейт</w:t>
            </w:r>
            <w:proofErr w:type="spellEnd"/>
            <w:r w:rsidR="00191C37" w:rsidRPr="00281A6C">
              <w:t xml:space="preserve"> нагрівача</w:t>
            </w:r>
          </w:p>
          <w:p w14:paraId="58B83E5E" w14:textId="03583D23" w:rsidR="00B95A2D" w:rsidRPr="00281A6C" w:rsidRDefault="00B95A2D" w:rsidP="00215331">
            <w:pPr>
              <w:ind w:firstLine="0"/>
            </w:pPr>
            <w:r w:rsidRPr="00281A6C">
              <w:t>t</w:t>
            </w:r>
            <w:r w:rsidR="00191C37" w:rsidRPr="00281A6C">
              <w:t xml:space="preserve"> – бажана температура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F3D8FC4" w14:textId="0AF293F3" w:rsidR="00B95A2D" w:rsidRPr="00281A6C" w:rsidRDefault="003D1372" w:rsidP="00215331">
            <w:pPr>
              <w:ind w:firstLine="0"/>
            </w:pPr>
            <w:r w:rsidRPr="00281A6C">
              <w:t>З</w:t>
            </w:r>
            <w:r w:rsidR="00B95A2D" w:rsidRPr="00281A6C">
              <w:t>апалювання</w:t>
            </w:r>
          </w:p>
        </w:tc>
      </w:tr>
      <w:tr w:rsidR="00B95A2D" w:rsidRPr="00281A6C" w14:paraId="7447E40A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9343E7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expansion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2FA79D" w14:textId="77777777" w:rsidR="00191C37" w:rsidRPr="00281A6C" w:rsidRDefault="00191C37" w:rsidP="00215331">
            <w:pPr>
              <w:ind w:firstLine="0"/>
            </w:pPr>
            <w:r w:rsidRPr="00281A6C">
              <w:t xml:space="preserve">m – маса вантажу  </w:t>
            </w:r>
          </w:p>
          <w:p w14:paraId="50A0F74B" w14:textId="15B79083" w:rsidR="00B95A2D" w:rsidRPr="00281A6C" w:rsidRDefault="00191C37" w:rsidP="00215331">
            <w:pPr>
              <w:ind w:firstLine="0"/>
            </w:pPr>
            <w:r w:rsidRPr="00281A6C">
              <w:rPr>
                <w:rPrChange w:id="425" w:author="Volodymyr Bondariev" w:date="2026-08-20T12:55:00Z" w16du:dateUtc="2026-08-20T09:55:00Z">
                  <w:rPr>
                    <w:lang w:val="en-US"/>
                  </w:rPr>
                </w:rPrChange>
              </w:rPr>
              <w:t xml:space="preserve">v – </w:t>
            </w:r>
            <w:r w:rsidRPr="00281A6C">
              <w:t xml:space="preserve">кінцевий об’єм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A3BD42F" w14:textId="32D0162A" w:rsidR="00B95A2D" w:rsidRPr="00281A6C" w:rsidRDefault="003D1372" w:rsidP="00215331">
            <w:pPr>
              <w:ind w:firstLine="0"/>
            </w:pPr>
            <w:r w:rsidRPr="00281A6C">
              <w:t>Р</w:t>
            </w:r>
            <w:r w:rsidR="00B95A2D" w:rsidRPr="00281A6C">
              <w:t>озширення (робочий хід)</w:t>
            </w:r>
          </w:p>
        </w:tc>
      </w:tr>
      <w:tr w:rsidR="00B95A2D" w:rsidRPr="00281A6C" w14:paraId="3F6F56A5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5045317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exhaust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1F44BC9" w14:textId="4DE3B246" w:rsidR="00B95A2D" w:rsidRPr="00281A6C" w:rsidRDefault="00191C37" w:rsidP="00215331">
            <w:pPr>
              <w:ind w:firstLine="0"/>
            </w:pPr>
            <w:r w:rsidRPr="00281A6C">
              <w:t xml:space="preserve">m – маса вантажу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40C1ADC" w14:textId="12287E68" w:rsidR="00B95A2D" w:rsidRPr="00281A6C" w:rsidRDefault="003D1372" w:rsidP="00215331">
            <w:pPr>
              <w:ind w:firstLine="0"/>
            </w:pPr>
            <w:r w:rsidRPr="00281A6C">
              <w:t>В</w:t>
            </w:r>
            <w:r w:rsidR="00B95A2D" w:rsidRPr="00281A6C">
              <w:t>и</w:t>
            </w:r>
            <w:r w:rsidRPr="00281A6C">
              <w:t>даляння газу з робочої зони</w:t>
            </w:r>
          </w:p>
        </w:tc>
      </w:tr>
      <w:tr w:rsidR="00B95A2D" w:rsidRPr="00281A6C" w14:paraId="56A216E2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D5BC0EC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lastRenderedPageBreak/>
              <w:t>isobaric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04F46D" w14:textId="34A08346" w:rsidR="00B95A2D" w:rsidRPr="00281A6C" w:rsidRDefault="00191C37" w:rsidP="00215331">
            <w:pPr>
              <w:ind w:firstLine="0"/>
            </w:pPr>
            <w:r w:rsidRPr="00281A6C">
              <w:rPr>
                <w:rPrChange w:id="426" w:author="Volodymyr Bondariev" w:date="2026-08-20T12:55:00Z" w16du:dateUtc="2026-08-20T09:55:00Z">
                  <w:rPr>
                    <w:lang w:val="en-US"/>
                  </w:rPr>
                </w:rPrChange>
              </w:rPr>
              <w:t xml:space="preserve">v – </w:t>
            </w:r>
            <w:r w:rsidRPr="00281A6C">
              <w:t>кінцевий об’єм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21D982" w14:textId="5F2C0C97" w:rsidR="00B95A2D" w:rsidRPr="00281A6C" w:rsidRDefault="00B75EB7" w:rsidP="00215331">
            <w:pPr>
              <w:ind w:firstLine="0"/>
            </w:pPr>
            <w:r w:rsidRPr="00281A6C">
              <w:t>І</w:t>
            </w:r>
            <w:r w:rsidR="00B95A2D" w:rsidRPr="00281A6C">
              <w:t>зобар</w:t>
            </w:r>
            <w:r w:rsidRPr="00281A6C">
              <w:t>ичний процес (оборотний)</w:t>
            </w:r>
          </w:p>
        </w:tc>
      </w:tr>
      <w:tr w:rsidR="00B95A2D" w:rsidRPr="00281A6C" w14:paraId="5B6E1F1D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354C0F5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adiabatic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57B3D37" w14:textId="629A9579" w:rsidR="00B95A2D" w:rsidRPr="00281A6C" w:rsidRDefault="00191C37" w:rsidP="00215331">
            <w:pPr>
              <w:ind w:firstLine="0"/>
            </w:pPr>
            <w:r w:rsidRPr="00281A6C">
              <w:t xml:space="preserve">m – маса вантажу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3E82206" w14:textId="79A56788" w:rsidR="00B95A2D" w:rsidRPr="00281A6C" w:rsidRDefault="00B75EB7" w:rsidP="00215331">
            <w:pPr>
              <w:ind w:firstLine="0"/>
            </w:pPr>
            <w:r w:rsidRPr="00281A6C">
              <w:t>А</w:t>
            </w:r>
            <w:r w:rsidR="00B95A2D" w:rsidRPr="00281A6C">
              <w:t>діабат</w:t>
            </w:r>
            <w:r w:rsidRPr="00281A6C">
              <w:t>ичний процес (оборотний)</w:t>
            </w:r>
          </w:p>
        </w:tc>
      </w:tr>
      <w:tr w:rsidR="00B95A2D" w:rsidRPr="00281A6C" w14:paraId="0F88C4E0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AAC7AB2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isohoric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5EBCC5E" w14:textId="462E02D9" w:rsidR="00B95A2D" w:rsidRPr="00281A6C" w:rsidRDefault="00191C37" w:rsidP="00215331">
            <w:pPr>
              <w:ind w:firstLine="0"/>
            </w:pPr>
            <w:r w:rsidRPr="00281A6C">
              <w:t xml:space="preserve">m – маса вантажу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20BF37D" w14:textId="4ACD4594" w:rsidR="00B95A2D" w:rsidRPr="00281A6C" w:rsidRDefault="00B75EB7" w:rsidP="00215331">
            <w:pPr>
              <w:ind w:firstLine="0"/>
            </w:pPr>
            <w:r w:rsidRPr="00281A6C">
              <w:t>І</w:t>
            </w:r>
            <w:r w:rsidR="00B95A2D" w:rsidRPr="00281A6C">
              <w:t>зохор</w:t>
            </w:r>
            <w:r w:rsidRPr="00281A6C">
              <w:t>ичний процес (оборотний)</w:t>
            </w:r>
          </w:p>
        </w:tc>
      </w:tr>
      <w:tr w:rsidR="00B95A2D" w:rsidRPr="00281A6C" w14:paraId="73A763D1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CF57D46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isothermic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0D3AD3D" w14:textId="47997FDC" w:rsidR="00B95A2D" w:rsidRPr="00281A6C" w:rsidRDefault="00191C37" w:rsidP="00215331">
            <w:pPr>
              <w:ind w:firstLine="0"/>
            </w:pPr>
            <w:r w:rsidRPr="00281A6C">
              <w:t xml:space="preserve">m – маса вантажу  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A9C997" w14:textId="3FF32258" w:rsidR="00B95A2D" w:rsidRPr="00281A6C" w:rsidRDefault="00B75EB7" w:rsidP="00215331">
            <w:pPr>
              <w:ind w:firstLine="0"/>
            </w:pPr>
            <w:r w:rsidRPr="00281A6C">
              <w:t>І</w:t>
            </w:r>
            <w:r w:rsidR="00B95A2D" w:rsidRPr="00281A6C">
              <w:t>зотерм</w:t>
            </w:r>
            <w:r w:rsidRPr="00281A6C">
              <w:t>ічний процес (оборотний)</w:t>
            </w:r>
          </w:p>
        </w:tc>
      </w:tr>
      <w:tr w:rsidR="00B95A2D" w:rsidRPr="00281A6C" w14:paraId="2A8AEB68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7AD5171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calm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1A5A74" w14:textId="100BE1C4" w:rsidR="00B95A2D" w:rsidRPr="00281A6C" w:rsidRDefault="00B95A2D" w:rsidP="00215331">
            <w:pPr>
              <w:ind w:firstLine="0"/>
            </w:pPr>
            <w:proofErr w:type="spellStart"/>
            <w:r w:rsidRPr="00281A6C">
              <w:t>time</w:t>
            </w:r>
            <w:proofErr w:type="spellEnd"/>
            <w:r w:rsidRPr="00281A6C">
              <w:t>=400</w:t>
            </w:r>
            <w:r w:rsidR="00191C37" w:rsidRPr="00281A6C">
              <w:t xml:space="preserve"> – тривалість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0CFE77" w14:textId="6744135B" w:rsidR="00B95A2D" w:rsidRPr="00281A6C" w:rsidRDefault="00B75EB7" w:rsidP="00215331">
            <w:pPr>
              <w:ind w:firstLine="0"/>
            </w:pPr>
            <w:r w:rsidRPr="00281A6C">
              <w:t>З</w:t>
            </w:r>
            <w:r w:rsidR="00B95A2D" w:rsidRPr="00281A6C">
              <w:t>аспокоєння коливань поршня</w:t>
            </w:r>
          </w:p>
        </w:tc>
      </w:tr>
      <w:tr w:rsidR="00B95A2D" w:rsidRPr="00281A6C" w14:paraId="489419DE" w14:textId="77777777" w:rsidTr="00215331">
        <w:trPr>
          <w:trHeight w:val="490"/>
        </w:trPr>
        <w:tc>
          <w:tcPr>
            <w:tcW w:w="1755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E75B5E5" w14:textId="77777777" w:rsidR="00B95A2D" w:rsidRPr="00281A6C" w:rsidRDefault="00B95A2D" w:rsidP="00215331">
            <w:pPr>
              <w:ind w:firstLine="0"/>
            </w:pPr>
            <w:proofErr w:type="spellStart"/>
            <w:r w:rsidRPr="00281A6C">
              <w:t>run</w:t>
            </w:r>
            <w:proofErr w:type="spellEnd"/>
          </w:p>
        </w:tc>
        <w:tc>
          <w:tcPr>
            <w:tcW w:w="264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CFE61C" w14:textId="299FE011" w:rsidR="00B95A2D" w:rsidRPr="00281A6C" w:rsidRDefault="00B95A2D" w:rsidP="00215331">
            <w:pPr>
              <w:ind w:firstLine="0"/>
            </w:pPr>
            <w:proofErr w:type="spellStart"/>
            <w:r w:rsidRPr="00281A6C">
              <w:t>time</w:t>
            </w:r>
            <w:proofErr w:type="spellEnd"/>
            <w:r w:rsidRPr="00281A6C">
              <w:t>=1e6</w:t>
            </w:r>
            <w:r w:rsidR="00191C37" w:rsidRPr="00281A6C">
              <w:t xml:space="preserve"> – тривалість</w:t>
            </w:r>
          </w:p>
        </w:tc>
        <w:tc>
          <w:tcPr>
            <w:tcW w:w="5231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BBAACB" w14:textId="6B420014" w:rsidR="00B95A2D" w:rsidRPr="00281A6C" w:rsidRDefault="00B75EB7" w:rsidP="00215331">
            <w:pPr>
              <w:keepNext/>
              <w:ind w:firstLine="0"/>
            </w:pPr>
            <w:r w:rsidRPr="00281A6C">
              <w:t>П</w:t>
            </w:r>
            <w:r w:rsidR="00B95A2D" w:rsidRPr="00281A6C">
              <w:t>росто робить кроки</w:t>
            </w:r>
          </w:p>
        </w:tc>
      </w:tr>
    </w:tbl>
    <w:p w14:paraId="40621576" w14:textId="77777777" w:rsidR="00FA3838" w:rsidRPr="00281A6C" w:rsidRDefault="00FA3838" w:rsidP="00782959">
      <w:pPr>
        <w:ind w:firstLine="708"/>
        <w:rPr>
          <w:rPrChange w:id="427" w:author="Volodymyr Bondariev" w:date="2026-08-20T12:55:00Z" w16du:dateUtc="2026-08-20T09:55:00Z">
            <w:rPr>
              <w:lang w:val="en-US"/>
            </w:rPr>
          </w:rPrChange>
        </w:rPr>
      </w:pPr>
    </w:p>
    <w:p w14:paraId="2A75C1C5" w14:textId="77777777" w:rsidR="00800422" w:rsidRPr="00281A6C" w:rsidRDefault="00800422" w:rsidP="00782959">
      <w:pPr>
        <w:ind w:firstLine="708"/>
      </w:pPr>
    </w:p>
    <w:p w14:paraId="3D928AD2" w14:textId="77777777" w:rsidR="00792D85" w:rsidRPr="00281A6C" w:rsidRDefault="00792D85" w:rsidP="00782959">
      <w:pPr>
        <w:ind w:firstLine="708"/>
      </w:pPr>
    </w:p>
    <w:p w14:paraId="0AD7F838" w14:textId="77777777" w:rsidR="00792D85" w:rsidRPr="00281A6C" w:rsidRDefault="00792D85" w:rsidP="00782959">
      <w:pPr>
        <w:ind w:firstLine="708"/>
      </w:pPr>
    </w:p>
    <w:p w14:paraId="765D2FF1" w14:textId="77777777" w:rsidR="00782959" w:rsidRPr="00281A6C" w:rsidRDefault="00782959" w:rsidP="00782959">
      <w:pPr>
        <w:ind w:firstLine="708"/>
      </w:pPr>
    </w:p>
    <w:p w14:paraId="040252D0" w14:textId="77777777" w:rsidR="007402A2" w:rsidRPr="00281A6C" w:rsidRDefault="007402A2" w:rsidP="002F51D0">
      <w:pPr>
        <w:ind w:firstLine="0"/>
      </w:pPr>
    </w:p>
    <w:p w14:paraId="2F0974D4" w14:textId="77777777" w:rsidR="00DF5CEE" w:rsidRPr="00281A6C" w:rsidRDefault="00DF5CEE" w:rsidP="002F51D0">
      <w:pPr>
        <w:ind w:firstLine="0"/>
      </w:pPr>
    </w:p>
    <w:p w14:paraId="1ED2DD05" w14:textId="77777777" w:rsidR="00E23083" w:rsidRPr="00281A6C" w:rsidRDefault="00E23083" w:rsidP="002F51D0">
      <w:pPr>
        <w:ind w:firstLine="0"/>
      </w:pPr>
    </w:p>
    <w:p w14:paraId="7B623657" w14:textId="77777777" w:rsidR="00A673A2" w:rsidRPr="00281A6C" w:rsidRDefault="00A673A2" w:rsidP="002F51D0">
      <w:pPr>
        <w:ind w:firstLine="0"/>
      </w:pPr>
    </w:p>
    <w:p w14:paraId="6F299222" w14:textId="77777777" w:rsidR="002F51D0" w:rsidRPr="002F51D0" w:rsidRDefault="002F51D0" w:rsidP="002F51D0">
      <w:pPr>
        <w:ind w:firstLine="0"/>
        <w:rPr>
          <w:lang w:val="en-US"/>
        </w:rPr>
      </w:pPr>
    </w:p>
    <w:sectPr w:rsidR="002F51D0" w:rsidRPr="002F51D0" w:rsidSect="00C7441F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olodymyr Bondariev">
    <w15:presenceInfo w15:providerId="Windows Live" w15:userId="02b099e88783af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trackRevisions/>
  <w:documentProtection w:edit="trackedChanges" w:enforcement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B1"/>
    <w:rsid w:val="000151C4"/>
    <w:rsid w:val="00024C36"/>
    <w:rsid w:val="00027FFB"/>
    <w:rsid w:val="0005387B"/>
    <w:rsid w:val="000D5445"/>
    <w:rsid w:val="000F49E1"/>
    <w:rsid w:val="000F7089"/>
    <w:rsid w:val="00184B1A"/>
    <w:rsid w:val="00185EDC"/>
    <w:rsid w:val="00186982"/>
    <w:rsid w:val="001914E2"/>
    <w:rsid w:val="00191C37"/>
    <w:rsid w:val="001A0730"/>
    <w:rsid w:val="001B6934"/>
    <w:rsid w:val="001D0C98"/>
    <w:rsid w:val="001D4CD7"/>
    <w:rsid w:val="001D6024"/>
    <w:rsid w:val="001E03E2"/>
    <w:rsid w:val="001F1D08"/>
    <w:rsid w:val="00215331"/>
    <w:rsid w:val="00247D81"/>
    <w:rsid w:val="00281A6C"/>
    <w:rsid w:val="00295996"/>
    <w:rsid w:val="002C075B"/>
    <w:rsid w:val="002D6A40"/>
    <w:rsid w:val="002F51D0"/>
    <w:rsid w:val="00354A43"/>
    <w:rsid w:val="00356F29"/>
    <w:rsid w:val="0036032E"/>
    <w:rsid w:val="0036247A"/>
    <w:rsid w:val="003815B5"/>
    <w:rsid w:val="003834EB"/>
    <w:rsid w:val="003A72A7"/>
    <w:rsid w:val="003B249C"/>
    <w:rsid w:val="003B52C5"/>
    <w:rsid w:val="003B6F28"/>
    <w:rsid w:val="003B70BF"/>
    <w:rsid w:val="003C721C"/>
    <w:rsid w:val="003D1372"/>
    <w:rsid w:val="003D5893"/>
    <w:rsid w:val="00437AC9"/>
    <w:rsid w:val="00445337"/>
    <w:rsid w:val="004876CE"/>
    <w:rsid w:val="00494147"/>
    <w:rsid w:val="00497261"/>
    <w:rsid w:val="004B3D32"/>
    <w:rsid w:val="004F4274"/>
    <w:rsid w:val="00515B07"/>
    <w:rsid w:val="00516E72"/>
    <w:rsid w:val="0051721D"/>
    <w:rsid w:val="00551A31"/>
    <w:rsid w:val="00570A4F"/>
    <w:rsid w:val="0057133F"/>
    <w:rsid w:val="005950CB"/>
    <w:rsid w:val="005A1220"/>
    <w:rsid w:val="005C125F"/>
    <w:rsid w:val="005C2269"/>
    <w:rsid w:val="005C3214"/>
    <w:rsid w:val="005D7181"/>
    <w:rsid w:val="005F3AF3"/>
    <w:rsid w:val="00603855"/>
    <w:rsid w:val="006039AC"/>
    <w:rsid w:val="006159E4"/>
    <w:rsid w:val="00615C12"/>
    <w:rsid w:val="00630E3E"/>
    <w:rsid w:val="00644F5C"/>
    <w:rsid w:val="00657F34"/>
    <w:rsid w:val="00673C53"/>
    <w:rsid w:val="00674D06"/>
    <w:rsid w:val="006933FF"/>
    <w:rsid w:val="00695414"/>
    <w:rsid w:val="006A71A2"/>
    <w:rsid w:val="006B77FF"/>
    <w:rsid w:val="006C0571"/>
    <w:rsid w:val="00716627"/>
    <w:rsid w:val="00735E07"/>
    <w:rsid w:val="007402A2"/>
    <w:rsid w:val="00742BEB"/>
    <w:rsid w:val="00750A18"/>
    <w:rsid w:val="007511CE"/>
    <w:rsid w:val="0075566D"/>
    <w:rsid w:val="00757A90"/>
    <w:rsid w:val="00782959"/>
    <w:rsid w:val="00791883"/>
    <w:rsid w:val="00792D85"/>
    <w:rsid w:val="007A03A4"/>
    <w:rsid w:val="007B3979"/>
    <w:rsid w:val="007C744B"/>
    <w:rsid w:val="007C7BCA"/>
    <w:rsid w:val="007E3175"/>
    <w:rsid w:val="00800422"/>
    <w:rsid w:val="008106BF"/>
    <w:rsid w:val="00813228"/>
    <w:rsid w:val="00817C2C"/>
    <w:rsid w:val="00827E6D"/>
    <w:rsid w:val="00843784"/>
    <w:rsid w:val="008445C3"/>
    <w:rsid w:val="008679CD"/>
    <w:rsid w:val="00890600"/>
    <w:rsid w:val="008A0420"/>
    <w:rsid w:val="008B59AC"/>
    <w:rsid w:val="008C2BAA"/>
    <w:rsid w:val="008C625E"/>
    <w:rsid w:val="008D1698"/>
    <w:rsid w:val="00920E09"/>
    <w:rsid w:val="00923480"/>
    <w:rsid w:val="00923B9B"/>
    <w:rsid w:val="00937DB0"/>
    <w:rsid w:val="009440E8"/>
    <w:rsid w:val="009479F9"/>
    <w:rsid w:val="00950416"/>
    <w:rsid w:val="00954676"/>
    <w:rsid w:val="00957185"/>
    <w:rsid w:val="00965027"/>
    <w:rsid w:val="009751D7"/>
    <w:rsid w:val="00982AEC"/>
    <w:rsid w:val="00A13552"/>
    <w:rsid w:val="00A13650"/>
    <w:rsid w:val="00A14EAA"/>
    <w:rsid w:val="00A2368A"/>
    <w:rsid w:val="00A33844"/>
    <w:rsid w:val="00A6012B"/>
    <w:rsid w:val="00A673A2"/>
    <w:rsid w:val="00A7436D"/>
    <w:rsid w:val="00A7450A"/>
    <w:rsid w:val="00A93478"/>
    <w:rsid w:val="00AA5F35"/>
    <w:rsid w:val="00AC4AAF"/>
    <w:rsid w:val="00AD6E5B"/>
    <w:rsid w:val="00B04C55"/>
    <w:rsid w:val="00B17072"/>
    <w:rsid w:val="00B24F65"/>
    <w:rsid w:val="00B32AFD"/>
    <w:rsid w:val="00B333EC"/>
    <w:rsid w:val="00B36D64"/>
    <w:rsid w:val="00B377FF"/>
    <w:rsid w:val="00B46A9D"/>
    <w:rsid w:val="00B63A07"/>
    <w:rsid w:val="00B65DB1"/>
    <w:rsid w:val="00B75EB7"/>
    <w:rsid w:val="00B91F17"/>
    <w:rsid w:val="00B933DA"/>
    <w:rsid w:val="00B95548"/>
    <w:rsid w:val="00B95A2D"/>
    <w:rsid w:val="00BC17B3"/>
    <w:rsid w:val="00C037DD"/>
    <w:rsid w:val="00C12B29"/>
    <w:rsid w:val="00C227A0"/>
    <w:rsid w:val="00C25AEC"/>
    <w:rsid w:val="00C417BA"/>
    <w:rsid w:val="00C45E0A"/>
    <w:rsid w:val="00C476DC"/>
    <w:rsid w:val="00C56FF4"/>
    <w:rsid w:val="00C7441F"/>
    <w:rsid w:val="00C748A5"/>
    <w:rsid w:val="00C81565"/>
    <w:rsid w:val="00C863B4"/>
    <w:rsid w:val="00CE15AB"/>
    <w:rsid w:val="00CE6AC1"/>
    <w:rsid w:val="00CF45F5"/>
    <w:rsid w:val="00D03608"/>
    <w:rsid w:val="00D1238A"/>
    <w:rsid w:val="00D34009"/>
    <w:rsid w:val="00D40CFD"/>
    <w:rsid w:val="00D44542"/>
    <w:rsid w:val="00D4695A"/>
    <w:rsid w:val="00D62724"/>
    <w:rsid w:val="00D75040"/>
    <w:rsid w:val="00D94C27"/>
    <w:rsid w:val="00D978DE"/>
    <w:rsid w:val="00D97F7F"/>
    <w:rsid w:val="00DA6690"/>
    <w:rsid w:val="00DA754B"/>
    <w:rsid w:val="00DB0C81"/>
    <w:rsid w:val="00DF1373"/>
    <w:rsid w:val="00DF5CEE"/>
    <w:rsid w:val="00E017B6"/>
    <w:rsid w:val="00E23083"/>
    <w:rsid w:val="00E26134"/>
    <w:rsid w:val="00E333F8"/>
    <w:rsid w:val="00E34605"/>
    <w:rsid w:val="00E3485E"/>
    <w:rsid w:val="00E4218E"/>
    <w:rsid w:val="00E6043C"/>
    <w:rsid w:val="00E76E64"/>
    <w:rsid w:val="00E94DD9"/>
    <w:rsid w:val="00EA7CDC"/>
    <w:rsid w:val="00ED49B1"/>
    <w:rsid w:val="00EE1658"/>
    <w:rsid w:val="00EE6D27"/>
    <w:rsid w:val="00F10E33"/>
    <w:rsid w:val="00F27221"/>
    <w:rsid w:val="00F665F9"/>
    <w:rsid w:val="00FA3838"/>
    <w:rsid w:val="00FB280E"/>
    <w:rsid w:val="00FB3224"/>
    <w:rsid w:val="00FD097A"/>
    <w:rsid w:val="00FF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A547"/>
  <w15:chartTrackingRefBased/>
  <w15:docId w15:val="{029DE3BC-64AA-4EA3-8D2A-DD0CB29C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214"/>
    <w:pPr>
      <w:spacing w:line="276" w:lineRule="auto"/>
      <w:ind w:firstLine="720"/>
    </w:pPr>
    <w:rPr>
      <w:rFonts w:ascii="Times New Roman" w:hAnsi="Times New Roman"/>
      <w:sz w:val="22"/>
      <w:szCs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0F708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5DB1"/>
    <w:pPr>
      <w:keepNext/>
      <w:keepLines/>
      <w:spacing w:before="40"/>
      <w:outlineLvl w:val="1"/>
    </w:pPr>
    <w:rPr>
      <w:rFonts w:ascii="Cambria" w:eastAsia="Times New Roman" w:hAnsi="Cambria"/>
      <w:color w:val="365F9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B65DB1"/>
    <w:rPr>
      <w:rFonts w:ascii="Cambria" w:eastAsia="Times New Roman" w:hAnsi="Cambria" w:cs="Times New Roman"/>
      <w:color w:val="365F91"/>
      <w:sz w:val="26"/>
      <w:szCs w:val="26"/>
      <w:lang w:val="uk-UA"/>
    </w:rPr>
  </w:style>
  <w:style w:type="paragraph" w:styleId="a3">
    <w:name w:val="Document Map"/>
    <w:basedOn w:val="a"/>
    <w:link w:val="a4"/>
    <w:uiPriority w:val="99"/>
    <w:semiHidden/>
    <w:unhideWhenUsed/>
    <w:rsid w:val="00B65D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link w:val="a3"/>
    <w:uiPriority w:val="99"/>
    <w:semiHidden/>
    <w:rsid w:val="00B65DB1"/>
    <w:rPr>
      <w:rFonts w:ascii="Tahoma" w:hAnsi="Tahoma" w:cs="Tahoma"/>
      <w:sz w:val="16"/>
      <w:szCs w:val="16"/>
      <w:lang w:val="uk-UA"/>
    </w:rPr>
  </w:style>
  <w:style w:type="paragraph" w:styleId="a5">
    <w:name w:val="No Spacing"/>
    <w:uiPriority w:val="1"/>
    <w:qFormat/>
    <w:rsid w:val="003A72A7"/>
    <w:pPr>
      <w:ind w:firstLine="720"/>
    </w:pPr>
    <w:rPr>
      <w:rFonts w:ascii="Times New Roman" w:hAnsi="Times New Roman"/>
      <w:sz w:val="22"/>
      <w:szCs w:val="22"/>
      <w:lang w:val="uk-UA"/>
    </w:rPr>
  </w:style>
  <w:style w:type="character" w:customStyle="1" w:styleId="10">
    <w:name w:val="Заголовок 1 Знак"/>
    <w:link w:val="1"/>
    <w:uiPriority w:val="9"/>
    <w:rsid w:val="000F7089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6">
    <w:name w:val="Placeholder Text"/>
    <w:basedOn w:val="a0"/>
    <w:uiPriority w:val="99"/>
    <w:semiHidden/>
    <w:rsid w:val="00890600"/>
    <w:rPr>
      <w:color w:val="666666"/>
    </w:rPr>
  </w:style>
  <w:style w:type="paragraph" w:styleId="a7">
    <w:name w:val="Normal (Web)"/>
    <w:basedOn w:val="a"/>
    <w:uiPriority w:val="99"/>
    <w:semiHidden/>
    <w:unhideWhenUsed/>
    <w:rsid w:val="00E76E64"/>
    <w:rPr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B95A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Revision"/>
    <w:hidden/>
    <w:uiPriority w:val="99"/>
    <w:semiHidden/>
    <w:rsid w:val="001D4CD7"/>
    <w:rPr>
      <w:rFonts w:ascii="Times New Roman" w:hAnsi="Times New Roman"/>
      <w:sz w:val="22"/>
      <w:szCs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ED23C-A240-456E-9536-270E1AF78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2911</Words>
  <Characters>16599</Characters>
  <Application>Microsoft Office Word</Application>
  <DocSecurity>0</DocSecurity>
  <Lines>138</Lines>
  <Paragraphs>38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cp:lastModifiedBy>Volodymyr Bondariev</cp:lastModifiedBy>
  <cp:revision>2</cp:revision>
  <dcterms:created xsi:type="dcterms:W3CDTF">2026-08-21T09:55:00Z</dcterms:created>
  <dcterms:modified xsi:type="dcterms:W3CDTF">2026-08-21T09:55:00Z</dcterms:modified>
</cp:coreProperties>
</file>